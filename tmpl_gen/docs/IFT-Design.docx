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sz w:val="44"/>
          <w:szCs w:val="44"/>
          <w:ins w:id="1" w:author="I.C." w:date="2025-09-23T13:56:41Z"/>
        </w:rPr>
      </w:pPr>
      <w:ins w:id="0" w:author="I.C." w:date="2025-09-23T13:56:54Z">
        <w:r>
          <w:rPr>
            <w:sz w:val="44"/>
            <w:szCs w:val="44"/>
          </w:rPr>
          <w:t xml:space="preserve">ASG </w:t>
        </w:r>
      </w:ins>
      <w:r>
        <w:rPr>
          <w:sz w:val="44"/>
          <w:szCs w:val="44"/>
        </w:rPr>
        <w:t xml:space="preserve">Instruction Fine Tuning Dataset </w:t>
      </w:r>
    </w:p>
    <w:p>
      <w:pPr>
        <w:pStyle w:val="Title"/>
        <w:bidi w:val="0"/>
        <w:rPr>
          <w:sz w:val="44"/>
          <w:szCs w:val="44"/>
        </w:rPr>
      </w:pPr>
      <w:ins w:id="2" w:author="I.C." w:date="2025-09-23T13:56:41Z">
        <w:r>
          <w:rPr>
            <w:sz w:val="44"/>
            <w:szCs w:val="44"/>
          </w:rPr>
          <w:t xml:space="preserve">Requirements and  </w:t>
        </w:r>
      </w:ins>
      <w:r>
        <w:rPr>
          <w:sz w:val="44"/>
          <w:szCs w:val="44"/>
        </w:rPr>
        <w:t>Design</w:t>
      </w:r>
    </w:p>
    <w:p>
      <w:pPr>
        <w:pStyle w:val="Heading"/>
        <w:bidi w:val="0"/>
        <w:jc w:val="start"/>
        <w:rPr/>
      </w:pPr>
      <w:r>
        <w:rPr/>
        <w:t xml:space="preserve">Date: </w:t>
      </w:r>
      <w:ins w:id="3" w:author="I.C." w:date="2025-10-06T12:51:32Z">
        <w:r>
          <w:rPr/>
          <w:t>10</w:t>
        </w:r>
      </w:ins>
      <w:del w:id="4" w:author="I.C." w:date="2025-10-06T12:51:32Z">
        <w:r>
          <w:rPr/>
          <w:delText>9</w:delText>
        </w:r>
      </w:del>
      <w:r>
        <w:rPr/>
        <w:t>/</w:t>
      </w:r>
      <w:del w:id="5" w:author="I.C." w:date="2025-10-06T12:51:34Z">
        <w:r>
          <w:rPr/>
          <w:delText>2</w:delText>
        </w:r>
      </w:del>
      <w:del w:id="6" w:author="I.C." w:date="2025-09-23T13:56:33Z">
        <w:r>
          <w:rPr/>
          <w:delText>1</w:delText>
        </w:r>
      </w:del>
      <w:ins w:id="7" w:author="I.C." w:date="2025-10-29T13:18:02Z">
        <w:r>
          <w:rPr/>
          <w:t>29</w:t>
        </w:r>
      </w:ins>
      <w:r>
        <w:rPr/>
        <w:t>/2025</w:t>
      </w:r>
    </w:p>
    <w:p>
      <w:pPr>
        <w:pStyle w:val="Heading"/>
        <w:bidi w:val="0"/>
        <w:jc w:val="start"/>
        <w:rPr/>
      </w:pPr>
      <w:r>
        <w:rPr/>
        <w:t>Author: Dr. Ionut Cardei</w:t>
      </w:r>
    </w:p>
    <w:p>
      <w:pPr>
        <w:pStyle w:val="Heading2"/>
        <w:numPr>
          <w:ilvl w:val="0"/>
          <w:numId w:val="0"/>
        </w:numPr>
        <w:bidi w:val="0"/>
        <w:ind w:hanging="0" w:start="0"/>
        <w:jc w:val="start"/>
        <w:rPr/>
      </w:pPr>
      <w:r>
        <w:rPr/>
      </w:r>
      <w:bookmarkStart w:id="0" w:name="__RefHeading___Toc6331_3756821835"/>
      <w:bookmarkStart w:id="1" w:name="__RefHeading___Toc6331_3756821835"/>
      <w:bookmarkEnd w:id="1"/>
    </w:p>
    <w:p>
      <w:pPr>
        <w:pStyle w:val="BodyText"/>
        <w:bidi w:val="0"/>
        <w:jc w:val="start"/>
        <w:rPr>
          <w:b/>
          <w:bCs/>
          <w:sz w:val="36"/>
          <w:szCs w:val="36"/>
        </w:rPr>
      </w:pPr>
      <w:r>
        <w:rPr>
          <w:b/>
          <w:bCs/>
          <w:sz w:val="36"/>
          <w:szCs w:val="36"/>
        </w:rPr>
        <w:t>NOTES</w:t>
      </w:r>
    </w:p>
    <w:p>
      <w:pPr>
        <w:pStyle w:val="BodyText"/>
        <w:numPr>
          <w:ilvl w:val="0"/>
          <w:numId w:val="4"/>
        </w:numPr>
        <w:bidi w:val="0"/>
        <w:jc w:val="start"/>
        <w:rPr>
          <w:ins w:id="9" w:author="I.C." w:date="2025-10-06T12:51:42Z"/>
        </w:rPr>
      </w:pPr>
      <w:ins w:id="8" w:author="I.C." w:date="2025-10-06T12:51:42Z">
        <w:r>
          <w:rPr/>
          <w:t>The template language grammar was added at the end of the document.</w:t>
        </w:r>
      </w:ins>
    </w:p>
    <w:p>
      <w:pPr>
        <w:pStyle w:val="BodyText"/>
        <w:numPr>
          <w:ilvl w:val="0"/>
          <w:numId w:val="4"/>
        </w:numPr>
        <w:bidi w:val="0"/>
        <w:jc w:val="start"/>
        <w:rPr/>
      </w:pPr>
      <w:r>
        <w:rPr/>
        <w:t xml:space="preserve">As of 09/2025 the ASG CTI neo4j graph DB has a schema that does not fully match the ATT&amp;CK schema, and the structure of the other CTI source documents. CTI domain experts writing generation templates need to weigh in on the concepts, relationships and properties needed by templates. See more in </w:t>
      </w:r>
      <w:ins w:id="10" w:author="I.C." w:date="2025-10-06T12:52:56Z">
        <w:r>
          <w:rPr/>
          <w:t xml:space="preserve">Section </w:t>
        </w:r>
      </w:ins>
      <w:ins w:id="11" w:author="I.C." w:date="2025-10-06T12:52:56Z">
        <w:r>
          <w:rPr/>
          <w:fldChar w:fldCharType="begin"/>
        </w:r>
        <w:r>
          <w:rPr/>
          <w:instrText xml:space="preserve"> REF __RefHeading___Toc5916_1956390754 \n \n \h </w:instrText>
        </w:r>
        <w:r>
          <w:rPr/>
          <w:fldChar w:fldCharType="separate"/>
        </w:r>
        <w:r>
          <w:rPr/>
          <w:t>3</w:t>
        </w:r>
        <w:r>
          <w:rPr/>
          <w:fldChar w:fldCharType="end"/>
        </w:r>
      </w:ins>
      <w:del w:id="12" w:author="I.C." w:date="2025-10-06T12:52:32Z">
        <w:r>
          <w:rPr/>
          <w:delText xml:space="preserve">Section </w:delText>
        </w:r>
      </w:del>
      <w:del w:id="13" w:author="I.C." w:date="2025-10-06T12:52:32Z">
        <w:r>
          <w:rPr/>
          <w:fldChar w:fldCharType="begin"/>
        </w:r>
        <w:r>
          <w:rPr/>
          <w:delInstrText xml:space="preserve"> REF __RefHeading___Toc5874_1956390754 \w \w \h </w:delInstrText>
        </w:r>
        <w:r>
          <w:rPr/>
          <w:fldChar w:fldCharType="separate"/>
        </w:r>
        <w:r>
          <w:rPr/>
          <w:delText>3.6</w:delText>
        </w:r>
        <w:r>
          <w:rPr/>
          <w:fldChar w:fldCharType="end"/>
        </w:r>
      </w:del>
      <w:r>
        <w:rPr/>
        <w:t>.</w:t>
      </w:r>
    </w:p>
    <w:p>
      <w:pPr>
        <w:pStyle w:val="BodyText"/>
        <w:bidi w:val="0"/>
        <w:jc w:val="start"/>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1"/>
            <w:tabs>
              <w:tab w:val="clear" w:pos="9972"/>
              <w:tab w:val="left" w:pos="440" w:leader="none"/>
              <w:tab w:val="right" w:pos="9971" w:leader="dot"/>
            </w:tabs>
            <w:rPr/>
          </w:pPr>
          <w:r>
            <w:fldChar w:fldCharType="begin"/>
          </w:r>
          <w:r>
            <w:rPr>
              <w:rStyle w:val="IndexLink"/>
            </w:rPr>
            <w:instrText xml:space="preserve"> TOC \o "1-3" \h</w:instrText>
          </w:r>
          <w:r>
            <w:rPr>
              <w:rStyle w:val="IndexLink"/>
            </w:rPr>
            <w:fldChar w:fldCharType="separate"/>
          </w:r>
          <w:hyperlink w:anchor="__RefHeading___Toc9849_1956390754">
            <w:r>
              <w:rPr>
                <w:rStyle w:val="IndexLink"/>
              </w:rPr>
              <w:t>1.</w:t>
            </w:r>
            <w:r>
              <w:rPr>
                <w:rStyle w:val="IndexLink"/>
              </w:rPr>
              <w:tab/>
              <w:t>Introduction</w:t>
              <w:tab/>
              <w:t>2</w:t>
            </w:r>
          </w:hyperlink>
        </w:p>
        <w:p>
          <w:pPr>
            <w:pStyle w:val="TOC2"/>
            <w:tabs>
              <w:tab w:val="clear" w:pos="9972"/>
              <w:tab w:val="left" w:pos="880" w:leader="none"/>
              <w:tab w:val="right" w:pos="9971" w:leader="dot"/>
            </w:tabs>
            <w:rPr/>
          </w:pPr>
          <w:hyperlink w:anchor="__RefHeading___Toc9851_1956390754">
            <w:r>
              <w:rPr>
                <w:rStyle w:val="IndexLink"/>
              </w:rPr>
              <w:t>1.1.</w:t>
              <w:tab/>
              <w:t>Overall Approach</w:t>
              <w:tab/>
              <w:t>2</w:t>
            </w:r>
          </w:hyperlink>
        </w:p>
        <w:p>
          <w:pPr>
            <w:pStyle w:val="TOC2"/>
            <w:tabs>
              <w:tab w:val="clear" w:pos="9972"/>
              <w:tab w:val="left" w:pos="880" w:leader="none"/>
              <w:tab w:val="right" w:pos="9971" w:leader="dot"/>
            </w:tabs>
            <w:rPr/>
          </w:pPr>
          <w:hyperlink w:anchor="__RefHeading___Toc9853_1956390754">
            <w:r>
              <w:rPr>
                <w:rStyle w:val="IndexLink"/>
              </w:rPr>
              <w:t>1.2.</w:t>
              <w:tab/>
              <w:t>Document Structure</w:t>
              <w:tab/>
              <w:t>3</w:t>
            </w:r>
          </w:hyperlink>
        </w:p>
        <w:p>
          <w:pPr>
            <w:pStyle w:val="TOC1"/>
            <w:tabs>
              <w:tab w:val="clear" w:pos="9972"/>
              <w:tab w:val="left" w:pos="440" w:leader="none"/>
              <w:tab w:val="right" w:pos="9971" w:leader="dot"/>
            </w:tabs>
            <w:rPr/>
          </w:pPr>
          <w:hyperlink w:anchor="__RefHeading___Toc5902_1956390754">
            <w:r>
              <w:rPr>
                <w:rStyle w:val="IndexLink"/>
              </w:rPr>
              <w:t>2.</w:t>
              <w:tab/>
              <w:t>Requirements</w:t>
              <w:tab/>
              <w:t>3</w:t>
            </w:r>
          </w:hyperlink>
        </w:p>
        <w:p>
          <w:pPr>
            <w:pStyle w:val="TOC2"/>
            <w:tabs>
              <w:tab w:val="clear" w:pos="9972"/>
              <w:tab w:val="left" w:pos="880" w:leader="none"/>
              <w:tab w:val="right" w:pos="9971" w:leader="dot"/>
            </w:tabs>
            <w:rPr/>
          </w:pPr>
          <w:hyperlink w:anchor="__RefHeading___Toc5904_1956390754">
            <w:r>
              <w:rPr>
                <w:rStyle w:val="IndexLink"/>
              </w:rPr>
              <w:t>2.1.</w:t>
              <w:tab/>
              <w:t>CTI Source Documents</w:t>
              <w:tab/>
              <w:t>3</w:t>
            </w:r>
          </w:hyperlink>
        </w:p>
        <w:p>
          <w:pPr>
            <w:pStyle w:val="TOC2"/>
            <w:tabs>
              <w:tab w:val="clear" w:pos="9972"/>
              <w:tab w:val="left" w:pos="880" w:leader="none"/>
              <w:tab w:val="right" w:pos="9971" w:leader="dot"/>
            </w:tabs>
            <w:rPr/>
          </w:pPr>
          <w:hyperlink w:anchor="__RefHeading___Toc5906_1956390754">
            <w:r>
              <w:rPr>
                <w:rStyle w:val="IndexLink"/>
              </w:rPr>
              <w:t>2.2.</w:t>
              <w:tab/>
              <w:t>Template Language Requirements</w:t>
              <w:tab/>
              <w:t>3</w:t>
            </w:r>
          </w:hyperlink>
        </w:p>
        <w:p>
          <w:pPr>
            <w:pStyle w:val="TOC2"/>
            <w:tabs>
              <w:tab w:val="clear" w:pos="9972"/>
              <w:tab w:val="left" w:pos="880" w:leader="none"/>
              <w:tab w:val="right" w:pos="9971" w:leader="dot"/>
            </w:tabs>
            <w:rPr/>
          </w:pPr>
          <w:hyperlink w:anchor="__RefHeading___Toc11613_1956390754">
            <w:r>
              <w:rPr>
                <w:rStyle w:val="IndexLink"/>
              </w:rPr>
              <w:t>2.3.</w:t>
              <w:tab/>
              <w:t>Template Examples</w:t>
              <w:tab/>
              <w:t>6</w:t>
            </w:r>
          </w:hyperlink>
        </w:p>
        <w:p>
          <w:pPr>
            <w:pStyle w:val="TOC2"/>
            <w:tabs>
              <w:tab w:val="clear" w:pos="9972"/>
              <w:tab w:val="left" w:pos="880" w:leader="none"/>
              <w:tab w:val="right" w:pos="9971" w:leader="dot"/>
            </w:tabs>
            <w:rPr/>
          </w:pPr>
          <w:hyperlink w:anchor="__RefHeading___Toc5908_1956390754">
            <w:r>
              <w:rPr>
                <w:rStyle w:val="IndexLink"/>
              </w:rPr>
              <w:t>2.4.</w:t>
              <w:tab/>
              <w:t>Incremental Generation; CTI Document and Concept Versions</w:t>
              <w:tab/>
              <w:t>12</w:t>
            </w:r>
          </w:hyperlink>
        </w:p>
        <w:p>
          <w:pPr>
            <w:pStyle w:val="TOC2"/>
            <w:tabs>
              <w:tab w:val="clear" w:pos="9972"/>
              <w:tab w:val="left" w:pos="880" w:leader="none"/>
              <w:tab w:val="right" w:pos="9971" w:leader="dot"/>
            </w:tabs>
            <w:rPr/>
          </w:pPr>
          <w:hyperlink w:anchor="__RefHeading___Toc5910_1956390754">
            <w:r>
              <w:rPr>
                <w:rStyle w:val="IndexLink"/>
              </w:rPr>
              <w:t>2.5.</w:t>
              <w:tab/>
            </w:r>
            <w:r>
              <w:rPr>
                <w:rStyle w:val="IndexLink"/>
                <w:i w:val="false"/>
                <w:iCs w:val="false"/>
              </w:rPr>
              <w:t>Input Generation Configuration File</w:t>
            </w:r>
            <w:r>
              <w:rPr>
                <w:rStyle w:val="IndexLink"/>
              </w:rPr>
              <w:tab/>
              <w:t>13</w:t>
            </w:r>
          </w:hyperlink>
        </w:p>
        <w:p>
          <w:pPr>
            <w:pStyle w:val="TOC2"/>
            <w:tabs>
              <w:tab w:val="clear" w:pos="9972"/>
              <w:tab w:val="left" w:pos="880" w:leader="none"/>
              <w:tab w:val="right" w:pos="9971" w:leader="dot"/>
            </w:tabs>
            <w:rPr/>
          </w:pPr>
          <w:hyperlink w:anchor="__RefHeading___Toc5912_1956390754">
            <w:r>
              <w:rPr>
                <w:rStyle w:val="IndexLink"/>
              </w:rPr>
              <w:t>2.6.</w:t>
              <w:tab/>
            </w:r>
            <w:r>
              <w:rPr>
                <w:rStyle w:val="IndexLink"/>
                <w:i w:val="false"/>
                <w:iCs w:val="false"/>
              </w:rPr>
              <w:t>The Generated Dataset Format and the Report File</w:t>
            </w:r>
            <w:r>
              <w:rPr>
                <w:rStyle w:val="IndexLink"/>
              </w:rPr>
              <w:tab/>
              <w:t>13</w:t>
            </w:r>
          </w:hyperlink>
        </w:p>
        <w:p>
          <w:pPr>
            <w:pStyle w:val="TOC2"/>
            <w:tabs>
              <w:tab w:val="clear" w:pos="9972"/>
              <w:tab w:val="left" w:pos="880" w:leader="none"/>
              <w:tab w:val="right" w:pos="9971" w:leader="dot"/>
            </w:tabs>
            <w:rPr/>
          </w:pPr>
          <w:hyperlink w:anchor="__RefHeading___Toc5914_1956390754">
            <w:r>
              <w:rPr>
                <w:rStyle w:val="IndexLink"/>
              </w:rPr>
              <w:t>2.7.</w:t>
              <w:tab/>
            </w:r>
            <w:r>
              <w:rPr>
                <w:rStyle w:val="IndexLink"/>
                <w:i w:val="false"/>
                <w:iCs w:val="false"/>
              </w:rPr>
              <w:t>IFT Data Generation API and Tools</w:t>
            </w:r>
            <w:r>
              <w:rPr>
                <w:rStyle w:val="IndexLink"/>
              </w:rPr>
              <w:tab/>
              <w:t>15</w:t>
            </w:r>
          </w:hyperlink>
        </w:p>
        <w:p>
          <w:pPr>
            <w:pStyle w:val="TOC1"/>
            <w:tabs>
              <w:tab w:val="clear" w:pos="9972"/>
              <w:tab w:val="left" w:pos="440" w:leader="none"/>
              <w:tab w:val="right" w:pos="9971" w:leader="dot"/>
            </w:tabs>
            <w:rPr/>
          </w:pPr>
          <w:hyperlink w:anchor="__RefHeading___Toc5916_1956390754">
            <w:r>
              <w:rPr>
                <w:rStyle w:val="IndexLink"/>
              </w:rPr>
              <w:t>3.</w:t>
              <w:tab/>
              <w:t>Data Schema</w:t>
              <w:tab/>
              <w:t>16</w:t>
            </w:r>
          </w:hyperlink>
        </w:p>
        <w:p>
          <w:pPr>
            <w:pStyle w:val="TOC2"/>
            <w:tabs>
              <w:tab w:val="clear" w:pos="9972"/>
              <w:tab w:val="left" w:pos="880" w:leader="none"/>
              <w:tab w:val="right" w:pos="9971" w:leader="dot"/>
            </w:tabs>
            <w:rPr/>
          </w:pPr>
          <w:hyperlink w:anchor="__RefHeading___Toc5918_1956390754">
            <w:r>
              <w:rPr>
                <w:rStyle w:val="IndexLink"/>
              </w:rPr>
              <w:t>3.1.</w:t>
              <w:tab/>
              <w:t>MITRE ATT&amp;CK SCHEMA</w:t>
              <w:tab/>
              <w:t>16</w:t>
            </w:r>
          </w:hyperlink>
        </w:p>
        <w:p>
          <w:pPr>
            <w:pStyle w:val="TOC2"/>
            <w:tabs>
              <w:tab w:val="clear" w:pos="9972"/>
              <w:tab w:val="left" w:pos="880" w:leader="none"/>
              <w:tab w:val="right" w:pos="9971" w:leader="dot"/>
            </w:tabs>
            <w:rPr/>
          </w:pPr>
          <w:hyperlink w:anchor="__RefHeading___Toc5920_1956390754">
            <w:r>
              <w:rPr>
                <w:rStyle w:val="IndexLink"/>
              </w:rPr>
              <w:t>3.2.</w:t>
              <w:tab/>
              <w:t>MITRE CWE SCHEMA</w:t>
              <w:tab/>
              <w:t>24</w:t>
            </w:r>
          </w:hyperlink>
        </w:p>
        <w:p>
          <w:pPr>
            <w:pStyle w:val="TOC2"/>
            <w:tabs>
              <w:tab w:val="clear" w:pos="9972"/>
              <w:tab w:val="left" w:pos="880" w:leader="none"/>
              <w:tab w:val="right" w:pos="9971" w:leader="dot"/>
            </w:tabs>
            <w:rPr/>
          </w:pPr>
          <w:hyperlink w:anchor="__RefHeading___Toc5922_1956390754">
            <w:r>
              <w:rPr>
                <w:rStyle w:val="IndexLink"/>
              </w:rPr>
              <w:t>3.3.</w:t>
              <w:tab/>
              <w:t>MITRE CVE SCHEMA</w:t>
              <w:tab/>
              <w:t>27</w:t>
            </w:r>
          </w:hyperlink>
        </w:p>
        <w:p>
          <w:pPr>
            <w:pStyle w:val="TOC2"/>
            <w:tabs>
              <w:tab w:val="clear" w:pos="9972"/>
              <w:tab w:val="left" w:pos="880" w:leader="none"/>
              <w:tab w:val="right" w:pos="9971" w:leader="dot"/>
            </w:tabs>
            <w:rPr/>
          </w:pPr>
          <w:hyperlink w:anchor="__RefHeading___Toc5924_1956390754">
            <w:r>
              <w:rPr>
                <w:rStyle w:val="IndexLink"/>
              </w:rPr>
              <w:t>3.4.</w:t>
              <w:tab/>
              <w:t>MITRE CAPEC</w:t>
              <w:tab/>
              <w:t>29</w:t>
            </w:r>
          </w:hyperlink>
        </w:p>
        <w:p>
          <w:pPr>
            <w:pStyle w:val="TOC2"/>
            <w:tabs>
              <w:tab w:val="clear" w:pos="9972"/>
              <w:tab w:val="left" w:pos="880" w:leader="none"/>
              <w:tab w:val="right" w:pos="9971" w:leader="dot"/>
            </w:tabs>
            <w:rPr/>
          </w:pPr>
          <w:hyperlink w:anchor="__RefHeading___Toc5926_1956390754">
            <w:r>
              <w:rPr>
                <w:rStyle w:val="IndexLink"/>
              </w:rPr>
              <w:t>3.5.</w:t>
              <w:tab/>
              <w:t>MITRE ENGAGE</w:t>
              <w:tab/>
              <w:t>31</w:t>
            </w:r>
          </w:hyperlink>
        </w:p>
        <w:p>
          <w:pPr>
            <w:pStyle w:val="TOC2"/>
            <w:tabs>
              <w:tab w:val="clear" w:pos="9972"/>
              <w:tab w:val="left" w:pos="880" w:leader="none"/>
              <w:tab w:val="right" w:pos="9971" w:leader="dot"/>
            </w:tabs>
            <w:rPr/>
          </w:pPr>
          <w:hyperlink w:anchor="__RefHeading___Toc5874_1956390754">
            <w:r>
              <w:rPr>
                <w:rStyle w:val="IndexLink"/>
              </w:rPr>
              <w:t>3.6.</w:t>
              <w:tab/>
              <w:t>Neo4J CTI Graph Database Schema</w:t>
              <w:tab/>
              <w:t>34</w:t>
            </w:r>
          </w:hyperlink>
        </w:p>
        <w:p>
          <w:pPr>
            <w:pStyle w:val="TOC1"/>
            <w:tabs>
              <w:tab w:val="clear" w:pos="9972"/>
              <w:tab w:val="left" w:pos="440" w:leader="none"/>
              <w:tab w:val="right" w:pos="9971" w:leader="dot"/>
            </w:tabs>
            <w:rPr/>
          </w:pPr>
          <w:hyperlink w:anchor="__RefHeading___Toc9855_1956390754">
            <w:r>
              <w:rPr>
                <w:rStyle w:val="IndexLink"/>
              </w:rPr>
              <w:t>4.</w:t>
              <w:tab/>
              <w:t>Design</w:t>
              <w:tab/>
              <w:t>37</w:t>
            </w:r>
          </w:hyperlink>
        </w:p>
        <w:p>
          <w:pPr>
            <w:pStyle w:val="TOC2"/>
            <w:tabs>
              <w:tab w:val="clear" w:pos="9972"/>
              <w:tab w:val="left" w:pos="880" w:leader="none"/>
              <w:tab w:val="right" w:pos="9971" w:leader="dot"/>
            </w:tabs>
            <w:rPr/>
          </w:pPr>
          <w:hyperlink w:anchor="__RefHeading___Toc6299_3756821835">
            <w:r>
              <w:rPr>
                <w:rStyle w:val="IndexLink"/>
              </w:rPr>
              <w:t>4.1.</w:t>
              <w:tab/>
            </w:r>
            <w:r>
              <w:rPr>
                <w:rStyle w:val="IndexLink"/>
                <w:i w:val="false"/>
                <w:iCs w:val="false"/>
              </w:rPr>
              <w:t>Template Language Grammar</w:t>
            </w:r>
            <w:r>
              <w:rPr>
                <w:rStyle w:val="IndexLink"/>
              </w:rPr>
              <w:tab/>
              <w:t>37</w:t>
            </w:r>
          </w:hyperlink>
        </w:p>
        <w:p>
          <w:pPr>
            <w:pStyle w:val="TOC2"/>
            <w:tabs>
              <w:tab w:val="clear" w:pos="9972"/>
              <w:tab w:val="left" w:pos="880" w:leader="none"/>
              <w:tab w:val="right" w:pos="9971" w:leader="dot"/>
            </w:tabs>
            <w:rPr/>
          </w:pPr>
          <w:hyperlink w:anchor="__RefHeading___Toc6354_3756821835">
            <w:r>
              <w:rPr>
                <w:rStyle w:val="IndexLink"/>
              </w:rPr>
              <w:t>4.2.</w:t>
              <w:tab/>
              <w:t>Parser Design</w:t>
              <w:tab/>
              <w:t>38</w:t>
            </w:r>
          </w:hyperlink>
          <w:r>
            <w:rPr>
              <w:rStyle w:val="IndexLink"/>
            </w:rPr>
            <w:fldChar w:fldCharType="end"/>
          </w:r>
        </w:p>
      </w:sdtContent>
    </w:sdt>
    <w:p>
      <w:pPr>
        <w:pStyle w:val="BodyText"/>
        <w:bidi w:val="0"/>
        <w:jc w:val="start"/>
        <w:rPr/>
      </w:pPr>
      <w:r>
        <w:rPr/>
      </w:r>
      <w:r>
        <w:br w:type="page"/>
      </w:r>
    </w:p>
    <w:p>
      <w:pPr>
        <w:pStyle w:val="BodyText"/>
        <w:bidi w:val="0"/>
        <w:spacing w:before="0" w:after="140"/>
        <w:jc w:val="start"/>
        <w:rPr/>
      </w:pPr>
      <w:r>
        <w:rPr/>
      </w:r>
    </w:p>
    <w:p>
      <w:pPr>
        <w:pStyle w:val="Heading1"/>
        <w:bidi w:val="0"/>
        <w:ind w:hanging="0" w:start="0"/>
        <w:jc w:val="start"/>
        <w:rPr>
          <w:ins w:id="15" w:author="I.C." w:date="2025-09-22T19:29:17Z"/>
        </w:rPr>
      </w:pPr>
      <w:ins w:id="14" w:author="I.C." w:date="2025-09-22T19:29:17Z">
        <w:bookmarkStart w:id="2" w:name="__RefHeading___Toc9849_1956390754"/>
        <w:bookmarkEnd w:id="2"/>
        <w:r>
          <w:rPr/>
          <w:t>Introduction</w:t>
        </w:r>
      </w:ins>
    </w:p>
    <w:p>
      <w:pPr>
        <w:pStyle w:val="BodyText"/>
        <w:bidi w:val="0"/>
        <w:jc w:val="start"/>
        <w:rPr>
          <w:ins w:id="17" w:author="I.C." w:date="2025-09-22T19:29:17Z"/>
        </w:rPr>
      </w:pPr>
      <w:ins w:id="16" w:author="I.C." w:date="2025-09-22T19:29:17Z">
        <w:r>
          <w:rPr/>
          <w:t>For IFT to be successful, proper coverage of CTI concepts ad relationships are key. Templates must be written with meaningful concepts with expressive  relationships that target at least one of these two fundamental objectives:</w:t>
        </w:r>
      </w:ins>
    </w:p>
    <w:p>
      <w:pPr>
        <w:pStyle w:val="BodyText"/>
        <w:numPr>
          <w:ilvl w:val="0"/>
          <w:numId w:val="7"/>
        </w:numPr>
        <w:bidi w:val="0"/>
        <w:jc w:val="start"/>
        <w:rPr>
          <w:ins w:id="19" w:author="I.C." w:date="2025-09-22T19:29:17Z"/>
        </w:rPr>
      </w:pPr>
      <w:ins w:id="18" w:author="I.C." w:date="2025-09-22T19:29:17Z">
        <w:r>
          <w:rPr/>
          <w:t>Business centric: focused on the essential CTI LLM use cases that one expects to see in a real deployment or that have been seen in testing or deployment underperform.</w:t>
        </w:r>
      </w:ins>
    </w:p>
    <w:p>
      <w:pPr>
        <w:pStyle w:val="BodyText"/>
        <w:numPr>
          <w:ilvl w:val="0"/>
          <w:numId w:val="7"/>
        </w:numPr>
        <w:bidi w:val="0"/>
        <w:jc w:val="start"/>
        <w:rPr>
          <w:ins w:id="21" w:author="I.C." w:date="2025-09-22T19:29:17Z"/>
        </w:rPr>
      </w:pPr>
      <w:ins w:id="20" w:author="I.C." w:date="2025-09-22T19:29:17Z">
        <w:r>
          <w:rPr/>
          <w:t>Test centric: focused on maximizing the CTI bench test scores.</w:t>
        </w:r>
      </w:ins>
    </w:p>
    <w:p>
      <w:pPr>
        <w:pStyle w:val="BodyText"/>
        <w:bidi w:val="0"/>
        <w:jc w:val="start"/>
        <w:rPr>
          <w:ins w:id="23" w:author="I.C." w:date="2025-09-22T19:29:17Z"/>
        </w:rPr>
      </w:pPr>
      <w:ins w:id="22" w:author="I.C." w:date="2025-09-22T19:29:17Z">
        <w:r>
          <w:rPr/>
          <w:t>Basic templates will be needed to describe concept properties and their direct relationships to other concepts. These are needed for information recall, mostly.</w:t>
        </w:r>
      </w:ins>
    </w:p>
    <w:p>
      <w:pPr>
        <w:pStyle w:val="BodyText"/>
        <w:bidi w:val="0"/>
        <w:jc w:val="start"/>
        <w:rPr>
          <w:ins w:id="25" w:author="I.C." w:date="2025-09-22T19:29:17Z"/>
        </w:rPr>
      </w:pPr>
      <w:ins w:id="24" w:author="I.C." w:date="2025-09-22T19:29:17Z">
        <w:r>
          <w:rPr/>
          <w:t>More sophisticated templates are needed to teach the LLM how to reason for non-trivial questions that span multiple concepts, longer paths in the concept graph, and relationships in the opposite direction.</w:t>
        </w:r>
      </w:ins>
    </w:p>
    <w:p>
      <w:pPr>
        <w:pStyle w:val="BodyText"/>
        <w:bidi w:val="0"/>
        <w:jc w:val="start"/>
        <w:rPr>
          <w:ins w:id="27" w:author="I.C." w:date="2025-09-22T19:29:17Z"/>
        </w:rPr>
      </w:pPr>
      <w:ins w:id="26" w:author="I.C." w:date="2025-09-22T19:29:17Z">
        <w:r>
          <w:rPr/>
          <w:t>This is a general purpose template engine that maps on top of a graph structured dataset. In this case, we assume that the CTI database is stored on a neo4j graph database, but this is not mandatory.</w:t>
        </w:r>
      </w:ins>
    </w:p>
    <w:p>
      <w:pPr>
        <w:pStyle w:val="BodyText"/>
        <w:bidi w:val="0"/>
        <w:jc w:val="start"/>
        <w:rPr>
          <w:ins w:id="35" w:author="I.C." w:date="2025-09-22T19:29:17Z"/>
        </w:rPr>
      </w:pPr>
      <w:ins w:id="28" w:author="I.C." w:date="2025-09-22T19:29:17Z">
        <w:r>
          <w:rPr/>
          <w:t xml:space="preserve">For this project we develop a triple generation architecture centered on a template language, template parser, and triple generation from results returned by the CTI DB.  This architecture allows the user to write any template that connects a subgraph with </w:t>
        </w:r>
      </w:ins>
      <w:ins w:id="29" w:author="I.C." w:date="2025-09-22T19:29:17Z">
        <w:r>
          <w:rPr>
            <w:i/>
            <w:iCs/>
          </w:rPr>
          <w:t xml:space="preserve">explicit paths </w:t>
        </w:r>
      </w:ins>
      <w:ins w:id="30" w:author="I.C." w:date="2025-09-22T19:29:17Z">
        <w:r>
          <w:rPr/>
          <w:t xml:space="preserve">given (i.e. following explicit routes, as in </w:t>
        </w:r>
      </w:ins>
      <w:ins w:id="31" w:author="I.C." w:date="2025-09-22T19:29:17Z">
        <w:r>
          <w:rPr>
            <w:i/>
            <w:iCs/>
          </w:rPr>
          <w:t>node.rel.rel.rel.property</w:t>
        </w:r>
      </w:ins>
      <w:ins w:id="32" w:author="I.C." w:date="2025-09-22T19:29:17Z">
        <w:r>
          <w:rPr/>
          <w:t xml:space="preserve">) or </w:t>
        </w:r>
      </w:ins>
      <w:ins w:id="33" w:author="I.C." w:date="2025-09-22T19:29:17Z">
        <w:r>
          <w:rPr>
            <w:i/>
            <w:iCs/>
          </w:rPr>
          <w:t>implicit paths</w:t>
        </w:r>
      </w:ins>
      <w:ins w:id="34" w:author="I.C." w:date="2025-09-22T19:29:17Z">
        <w:r>
          <w:rPr/>
          <w:t xml:space="preserve"> that are resolved using graph search by the underlying structured DB.</w:t>
        </w:r>
      </w:ins>
      <w:r>
        <w:rPr/>
        <w:t xml:space="preserve"> </w:t>
      </w:r>
    </w:p>
    <w:p>
      <w:pPr>
        <w:pStyle w:val="Heading2"/>
        <w:bidi w:val="0"/>
        <w:ind w:hanging="0" w:start="0"/>
        <w:jc w:val="start"/>
        <w:rPr>
          <w:ins w:id="37" w:author="I.C." w:date="2025-09-22T17:05:28Z"/>
        </w:rPr>
      </w:pPr>
      <w:ins w:id="36" w:author="I.C." w:date="2025-09-22T17:05:28Z">
        <w:bookmarkStart w:id="3" w:name="__RefHeading___Toc9851_1956390754"/>
        <w:bookmarkEnd w:id="3"/>
        <w:r>
          <w:rPr/>
          <w:t>Overall Approach</w:t>
        </w:r>
      </w:ins>
    </w:p>
    <w:p>
      <w:pPr>
        <w:pStyle w:val="BodyText"/>
        <w:bidi w:val="0"/>
        <w:jc w:val="start"/>
        <w:rPr>
          <w:ins w:id="39" w:author="I.C." w:date="2025-09-22T17:05:28Z"/>
        </w:rPr>
      </w:pPr>
      <w:ins w:id="38" w:author="I.C." w:date="2025-09-22T17:05:28Z">
        <w:r>
          <w:rPr/>
          <w:t>The high-level approach or IFT triple generation for a template follows this flow:</w:t>
        </w:r>
      </w:ins>
    </w:p>
    <w:p>
      <w:pPr>
        <w:pStyle w:val="BodyText"/>
        <w:numPr>
          <w:ilvl w:val="0"/>
          <w:numId w:val="8"/>
        </w:numPr>
        <w:bidi w:val="0"/>
        <w:jc w:val="start"/>
        <w:rPr>
          <w:ins w:id="41" w:author="I.C." w:date="2025-09-22T17:05:28Z"/>
        </w:rPr>
      </w:pPr>
      <w:ins w:id="40" w:author="I.C." w:date="2025-09-22T17:05:28Z">
        <w:r>
          <w:rPr/>
          <w:t>The user formulates a template and submits it for generation. The template includes content-query+format blocks enclosed in { and }.</w:t>
        </w:r>
      </w:ins>
    </w:p>
    <w:p>
      <w:pPr>
        <w:pStyle w:val="BodyText"/>
        <w:numPr>
          <w:ilvl w:val="0"/>
          <w:numId w:val="8"/>
        </w:numPr>
        <w:bidi w:val="0"/>
        <w:jc w:val="start"/>
        <w:rPr>
          <w:ins w:id="43" w:author="I.C." w:date="2025-09-22T17:05:28Z"/>
        </w:rPr>
      </w:pPr>
      <w:ins w:id="42" w:author="I.C." w:date="2025-09-22T17:05:28Z">
        <w:r>
          <w:rPr/>
          <w:t>The template parser compiles all {.}  blocks into a parse tree.</w:t>
        </w:r>
      </w:ins>
    </w:p>
    <w:p>
      <w:pPr>
        <w:pStyle w:val="BodyText"/>
        <w:numPr>
          <w:ilvl w:val="0"/>
          <w:numId w:val="8"/>
        </w:numPr>
        <w:bidi w:val="0"/>
        <w:jc w:val="start"/>
        <w:rPr>
          <w:ins w:id="45" w:author="I.C." w:date="2025-09-22T17:05:28Z"/>
        </w:rPr>
      </w:pPr>
      <w:ins w:id="44" w:author="I.C." w:date="2025-09-22T17:05:28Z">
        <w:r>
          <w:rPr/>
          <w:t>The query generator evaluates the parse tree and creates a Cypher query for the CTI graph DB.</w:t>
        </w:r>
      </w:ins>
    </w:p>
    <w:p>
      <w:pPr>
        <w:pStyle w:val="BodyText"/>
        <w:numPr>
          <w:ilvl w:val="0"/>
          <w:numId w:val="8"/>
        </w:numPr>
        <w:bidi w:val="0"/>
        <w:jc w:val="start"/>
        <w:rPr>
          <w:ins w:id="47" w:author="I.C." w:date="2025-09-22T17:05:28Z"/>
        </w:rPr>
      </w:pPr>
      <w:ins w:id="46" w:author="I.C." w:date="2025-09-22T17:05:28Z">
        <w:r>
          <w:rPr/>
          <w:t>The graph DB executes the query and returns a result set.</w:t>
        </w:r>
      </w:ins>
    </w:p>
    <w:p>
      <w:pPr>
        <w:pStyle w:val="BodyText"/>
        <w:numPr>
          <w:ilvl w:val="0"/>
          <w:numId w:val="8"/>
        </w:numPr>
        <w:bidi w:val="0"/>
        <w:jc w:val="start"/>
        <w:rPr>
          <w:ins w:id="49" w:author="I.C." w:date="2025-09-22T17:05:28Z"/>
        </w:rPr>
      </w:pPr>
      <w:ins w:id="48" w:author="I.C." w:date="2025-09-22T17:05:28Z">
        <w:r>
          <w:rPr/>
          <w:t xml:space="preserve">The triple generator evaluates again the parse tree and extracts data from the result set to  generate one or more triples. </w:t>
        </w:r>
      </w:ins>
    </w:p>
    <w:p>
      <w:pPr>
        <w:pStyle w:val="BodyText"/>
        <w:numPr>
          <w:ilvl w:val="0"/>
          <w:numId w:val="8"/>
        </w:numPr>
        <w:bidi w:val="0"/>
        <w:jc w:val="start"/>
        <w:rPr>
          <w:ins w:id="51" w:author="I.C." w:date="2025-09-22T17:05:28Z"/>
        </w:rPr>
      </w:pPr>
      <w:ins w:id="50" w:author="I.C." w:date="2025-09-22T17:05:28Z">
        <w:r>
          <w:rPr/>
          <w:t>All generated triples, the original template, and associated metadata are saved to a new JSON file.</w:t>
        </w:r>
      </w:ins>
    </w:p>
    <w:p>
      <w:pPr>
        <w:pStyle w:val="BodyText"/>
        <w:bidi w:val="0"/>
        <w:jc w:val="start"/>
        <w:rPr>
          <w:ins w:id="53" w:author="I.C." w:date="2025-09-22T17:05:28Z"/>
        </w:rPr>
      </w:pPr>
      <w:ins w:id="52" w:author="I.C." w:date="2025-09-22T17:05:28Z">
        <w:r>
          <w:rPr/>
        </w:r>
      </w:ins>
    </w:p>
    <w:p>
      <w:pPr>
        <w:pStyle w:val="Heading2"/>
        <w:bidi w:val="0"/>
        <w:ind w:hanging="0" w:start="0"/>
        <w:jc w:val="start"/>
        <w:pPrChange w:id="0" w:author="I.C." w:date="2025-09-22T19:56:02Z">
          <w:pPr>
            <w:pStyle w:val="BodyText"/>
          </w:pPr>
        </w:pPrChange>
        <w:rPr>
          <w:ins w:id="54" w:author="I.C." w:date="2025-09-22T17:05:28Z"/>
        </w:rPr>
      </w:pPr>
      <w:bookmarkStart w:id="4" w:name="__RefHeading___Toc9853_1956390754"/>
      <w:bookmarkEnd w:id="4"/>
      <w:r>
        <w:rPr/>
        <w:t>Document Structure</w:t>
      </w:r>
    </w:p>
    <w:p>
      <w:pPr>
        <w:pStyle w:val="BodyText"/>
        <w:bidi w:val="0"/>
        <w:jc w:val="start"/>
        <w:rPr>
          <w:ins w:id="58" w:author="I.C." w:date="2025-09-22T17:05:28Z"/>
        </w:rPr>
      </w:pPr>
      <w:ins w:id="55" w:author="I.C." w:date="2025-09-22T19:56:09Z">
        <w:r>
          <w:rPr/>
          <w:t xml:space="preserve">We continue with the Requirements specification for the template language and IFT triple generation system, including sample templates. That is followed by a review of the schema of the Cat. 1 CTI </w:t>
        </w:r>
      </w:ins>
      <w:ins w:id="56" w:author="I.C." w:date="2025-09-22T19:57:18Z">
        <w:r>
          <w:rPr/>
          <w:t xml:space="preserve">documents that informs template writers of concepts and relationships. The Design Section provides details of the </w:t>
        </w:r>
      </w:ins>
      <w:ins w:id="57" w:author="I.C." w:date="2025-09-22T19:58:21Z">
        <w:r>
          <w:rPr/>
          <w:t>overall system architecture, including the template language, parsing mechanisms, and general approach for triple generation.</w:t>
        </w:r>
      </w:ins>
    </w:p>
    <w:p>
      <w:pPr>
        <w:pStyle w:val="Heading1"/>
        <w:bidi w:val="0"/>
        <w:ind w:hanging="0" w:start="0"/>
        <w:jc w:val="start"/>
        <w:rPr/>
      </w:pPr>
      <w:bookmarkStart w:id="5" w:name="__RefHeading___Toc5902_1956390754"/>
      <w:bookmarkEnd w:id="5"/>
      <w:r>
        <w:rPr/>
        <w:t xml:space="preserve">Requirements </w:t>
      </w:r>
    </w:p>
    <w:p>
      <w:pPr>
        <w:pStyle w:val="Heading2"/>
        <w:bidi w:val="0"/>
        <w:ind w:hanging="0" w:start="0"/>
        <w:jc w:val="start"/>
        <w:rPr/>
      </w:pPr>
      <w:bookmarkStart w:id="6" w:name="__RefHeading___Toc5904_1956390754"/>
      <w:bookmarkEnd w:id="6"/>
      <w:r>
        <w:rPr/>
        <w:t>CTI Source Documents</w:t>
      </w:r>
    </w:p>
    <w:p>
      <w:pPr>
        <w:pStyle w:val="BodyText"/>
        <w:numPr>
          <w:ilvl w:val="0"/>
          <w:numId w:val="156"/>
        </w:numPr>
        <w:bidi w:val="0"/>
        <w:jc w:val="start"/>
        <w:rPr/>
      </w:pPr>
      <w:r>
        <w:rPr/>
        <w:t>The IFT Dataset Generation System should support the CTI document categories specified in the Athena-CTI-LLM Statement of Work, as follows:</w:t>
      </w:r>
    </w:p>
    <w:p>
      <w:pPr>
        <w:pStyle w:val="Normal"/>
        <w:numPr>
          <w:ilvl w:val="1"/>
          <w:numId w:val="157"/>
        </w:numPr>
        <w:bidi w:val="0"/>
        <w:spacing w:before="0" w:after="120"/>
        <w:jc w:val="start"/>
        <w:rPr>
          <w:lang w:val="en-US"/>
        </w:rPr>
      </w:pPr>
      <w:r>
        <w:rPr>
          <w:lang w:val="en-US"/>
        </w:rPr>
        <w:t>Category 1: structural/graph generation: MITRE ATT&amp;CK, CVE, CAPEC, CWE, MITRE Engage, EPSS, CISA KEV</w:t>
      </w:r>
    </w:p>
    <w:p>
      <w:pPr>
        <w:pStyle w:val="Normal"/>
        <w:numPr>
          <w:ilvl w:val="1"/>
          <w:numId w:val="158"/>
        </w:numPr>
        <w:bidi w:val="0"/>
        <w:spacing w:before="0" w:after="120"/>
        <w:jc w:val="start"/>
        <w:rPr>
          <w:lang w:val="en-US"/>
        </w:rPr>
      </w:pPr>
      <w:r>
        <w:rPr>
          <w:lang w:val="en-US"/>
        </w:rPr>
        <w:t>Category 2: LLM-assisted generation: SIGMA Rules, MITRE CAR, Wazuh rules</w:t>
      </w:r>
    </w:p>
    <w:p>
      <w:pPr>
        <w:pStyle w:val="Normal"/>
        <w:numPr>
          <w:ilvl w:val="1"/>
          <w:numId w:val="159"/>
        </w:numPr>
        <w:bidi w:val="0"/>
        <w:spacing w:before="0" w:after="120"/>
        <w:jc w:val="start"/>
        <w:rPr>
          <w:lang w:val="en-US"/>
        </w:rPr>
      </w:pPr>
      <w:r>
        <w:rPr>
          <w:lang w:val="en-US"/>
        </w:rPr>
        <w:t>Category 3: proprietary datasets: Flashpoint Ignite Data</w:t>
      </w:r>
    </w:p>
    <w:p>
      <w:pPr>
        <w:pStyle w:val="Heading2"/>
        <w:bidi w:val="0"/>
        <w:ind w:hanging="0" w:start="0"/>
        <w:jc w:val="start"/>
        <w:rPr>
          <w:ins w:id="62" w:author="I.C." w:date="2025-09-22T17:08:05Z"/>
        </w:rPr>
      </w:pPr>
      <w:bookmarkStart w:id="7" w:name="__RefHeading___Toc5906_1956390754"/>
      <w:bookmarkEnd w:id="7"/>
      <w:r>
        <w:rPr>
          <w:lang w:val="en-US"/>
        </w:rPr>
        <w:t xml:space="preserve">Template </w:t>
      </w:r>
      <w:del w:id="59" w:author="I.C." w:date="2025-09-22T20:00:13Z">
        <w:r>
          <w:rPr>
            <w:lang w:val="en-US"/>
          </w:rPr>
          <w:delText>Specification</w:delText>
        </w:r>
      </w:del>
      <w:ins w:id="60" w:author="I.C." w:date="2025-09-22T21:27:51Z">
        <w:r>
          <w:rPr>
            <w:lang w:val="en-US"/>
          </w:rPr>
          <w:t xml:space="preserve">Language </w:t>
        </w:r>
      </w:ins>
      <w:ins w:id="61" w:author="I.C." w:date="2025-09-22T20:00:13Z">
        <w:r>
          <w:rPr>
            <w:lang w:val="en-US"/>
          </w:rPr>
          <w:t>Requirements</w:t>
        </w:r>
      </w:ins>
    </w:p>
    <w:p>
      <w:pPr>
        <w:pStyle w:val="Normal"/>
        <w:numPr>
          <w:ilvl w:val="0"/>
          <w:numId w:val="160"/>
        </w:numPr>
        <w:bidi w:val="0"/>
        <w:spacing w:before="0" w:after="120"/>
        <w:jc w:val="start"/>
        <w:rPr>
          <w:lang w:val="en-US"/>
          <w:ins w:id="64" w:author="I.C." w:date="2025-09-22T17:08:05Z"/>
        </w:rPr>
      </w:pPr>
      <w:ins w:id="63" w:author="I.C." w:date="2025-09-22T17:08:05Z">
        <w:r>
          <w:rPr>
            <w:lang w:val="en-US"/>
          </w:rPr>
          <w:t xml:space="preserve">The template format is determined by a language that imposes a well defined structure required by the triple generator algorithms. </w:t>
        </w:r>
      </w:ins>
    </w:p>
    <w:p>
      <w:pPr>
        <w:pStyle w:val="Normal"/>
        <w:numPr>
          <w:ilvl w:val="0"/>
          <w:numId w:val="161"/>
        </w:numPr>
        <w:bidi w:val="0"/>
        <w:spacing w:before="0" w:after="120"/>
        <w:jc w:val="start"/>
        <w:rPr>
          <w:lang w:val="en-US"/>
        </w:rPr>
      </w:pPr>
      <w:r>
        <w:rPr>
          <w:lang w:val="en-US"/>
        </w:rPr>
        <w:t>The template language has an associated version string since it will evolve over time. Backward compatibility is not required.</w:t>
      </w:r>
    </w:p>
    <w:p>
      <w:pPr>
        <w:pStyle w:val="Normal"/>
        <w:numPr>
          <w:ilvl w:val="0"/>
          <w:numId w:val="162"/>
        </w:numPr>
        <w:bidi w:val="0"/>
        <w:spacing w:before="0" w:after="120"/>
        <w:jc w:val="start"/>
        <w:rPr>
          <w:lang w:val="en-US"/>
        </w:rPr>
      </w:pPr>
      <w:r>
        <w:rPr>
          <w:lang w:val="en-US"/>
        </w:rPr>
        <w:t>The system should generate IFT triples in the form (</w:t>
      </w:r>
      <w:r>
        <w:rPr>
          <w:i/>
          <w:iCs/>
          <w:lang w:val="en-US"/>
        </w:rPr>
        <w:t>instruction</w:t>
      </w:r>
      <w:r>
        <w:rPr>
          <w:lang w:val="en-US"/>
        </w:rPr>
        <w:t xml:space="preserve">, </w:t>
      </w:r>
      <w:r>
        <w:rPr>
          <w:i/>
          <w:iCs/>
          <w:lang w:val="en-US"/>
        </w:rPr>
        <w:t>question</w:t>
      </w:r>
      <w:r>
        <w:rPr>
          <w:lang w:val="en-US"/>
        </w:rPr>
        <w:t xml:space="preserve">, </w:t>
      </w:r>
      <w:r>
        <w:rPr>
          <w:i/>
          <w:iCs/>
          <w:lang w:val="en-US"/>
        </w:rPr>
        <w:t>answer</w:t>
      </w:r>
      <w:r>
        <w:rPr>
          <w:lang w:val="en-US"/>
        </w:rPr>
        <w:t>), where:</w:t>
      </w:r>
    </w:p>
    <w:p>
      <w:pPr>
        <w:pStyle w:val="Normal"/>
        <w:numPr>
          <w:ilvl w:val="1"/>
          <w:numId w:val="163"/>
        </w:numPr>
        <w:bidi w:val="0"/>
        <w:spacing w:before="0" w:after="120"/>
        <w:jc w:val="start"/>
        <w:rPr>
          <w:lang w:val="en-US"/>
        </w:rPr>
      </w:pPr>
      <w:r>
        <w:rPr>
          <w:i/>
          <w:iCs/>
          <w:lang w:val="en-US"/>
        </w:rPr>
        <w:t>instruction</w:t>
      </w:r>
      <w:r>
        <w:rPr>
          <w:lang w:val="en-US"/>
        </w:rPr>
        <w:t xml:space="preserve"> includes instructions to the model on how it should answer the current question. The </w:t>
      </w:r>
      <w:r>
        <w:rPr>
          <w:i/>
          <w:iCs/>
          <w:lang w:val="en-US"/>
        </w:rPr>
        <w:t>instruction</w:t>
      </w:r>
      <w:r>
        <w:rPr>
          <w:lang w:val="en-US"/>
        </w:rPr>
        <w:t xml:space="preserve"> part is passed as a chat template element (e.g. for the </w:t>
      </w:r>
      <w:r>
        <w:rPr>
          <w:i/>
          <w:iCs/>
          <w:lang w:val="en-US"/>
        </w:rPr>
        <w:t xml:space="preserve">assistant </w:t>
      </w:r>
      <w:r>
        <w:rPr>
          <w:lang w:val="en-US"/>
        </w:rPr>
        <w:t xml:space="preserve">or </w:t>
      </w:r>
      <w:r>
        <w:rPr>
          <w:i/>
          <w:iCs/>
          <w:lang w:val="en-US"/>
        </w:rPr>
        <w:t xml:space="preserve">system </w:t>
      </w:r>
      <w:r>
        <w:rPr>
          <w:lang w:val="en-US"/>
        </w:rPr>
        <w:t>roles) to the LLM generation service or call.</w:t>
      </w:r>
      <w:ins w:id="65" w:author="I.C." w:date="2025-09-22T17:06:13Z">
        <w:r>
          <w:rPr>
            <w:lang w:val="en-US"/>
          </w:rPr>
          <w:t xml:space="preserve"> A good </w:t>
        </w:r>
      </w:ins>
      <w:ins w:id="66" w:author="I.C." w:date="2025-09-22T17:06:13Z">
        <w:r>
          <w:rPr>
            <w:i/>
            <w:iCs/>
            <w:lang w:val="en-US"/>
          </w:rPr>
          <w:t>instruction</w:t>
        </w:r>
      </w:ins>
      <w:ins w:id="67" w:author="I.C." w:date="2025-09-22T17:06:13Z">
        <w:r>
          <w:rPr>
            <w:lang w:val="en-US"/>
          </w:rPr>
          <w:t xml:space="preserve"> section could read like:  </w:t>
        </w:r>
      </w:ins>
      <w:ins w:id="68" w:author="I.C." w:date="2025-09-22T17:06:13Z">
        <w:r>
          <w:rPr>
            <w:sz w:val="24"/>
            <w:szCs w:val="24"/>
            <w:lang w:val="en-US"/>
          </w:rPr>
          <w:t>“</w:t>
        </w:r>
      </w:ins>
      <w:ins w:id="69" w:author="I.C." w:date="2025-09-22T17:06:13Z">
        <w:r>
          <w:rPr>
            <w:i/>
            <w:iCs/>
            <w:color w:val="800080"/>
            <w:sz w:val="24"/>
            <w:szCs w:val="24"/>
          </w:rPr>
          <w:t>You are a cybersecurity expert that has been trained to give precise responses to complex cybersecurity questions. You work in a SOC protecting data for enterprise customers helping to protect their digital assets.</w:t>
        </w:r>
      </w:ins>
      <w:ins w:id="70" w:author="I.C." w:date="2025-09-22T17:06:13Z">
        <w:r>
          <w:rPr>
            <w:sz w:val="24"/>
            <w:szCs w:val="24"/>
            <w:lang w:val="en-US"/>
          </w:rPr>
          <w:t>”</w:t>
        </w:r>
      </w:ins>
    </w:p>
    <w:p>
      <w:pPr>
        <w:pStyle w:val="Normal"/>
        <w:numPr>
          <w:ilvl w:val="1"/>
          <w:numId w:val="164"/>
        </w:numPr>
        <w:bidi w:val="0"/>
        <w:spacing w:before="0" w:after="120"/>
        <w:jc w:val="start"/>
        <w:rPr>
          <w:lang w:val="en-US"/>
        </w:rPr>
      </w:pPr>
      <w:r>
        <w:rPr>
          <w:i/>
          <w:iCs/>
          <w:lang w:val="en-US"/>
        </w:rPr>
        <w:t xml:space="preserve">question </w:t>
      </w:r>
      <w:r>
        <w:rPr>
          <w:i w:val="false"/>
          <w:iCs w:val="false"/>
          <w:lang w:val="en-US"/>
        </w:rPr>
        <w:t xml:space="preserve">is a text that represents a question that would be passed to the CTI LLM when deployed. </w:t>
      </w:r>
    </w:p>
    <w:p>
      <w:pPr>
        <w:pStyle w:val="Normal"/>
        <w:numPr>
          <w:ilvl w:val="1"/>
          <w:numId w:val="165"/>
        </w:numPr>
        <w:bidi w:val="0"/>
        <w:spacing w:before="0" w:after="120"/>
        <w:jc w:val="start"/>
        <w:rPr>
          <w:lang w:val="en-US"/>
          <w:del w:id="71" w:author="I.C." w:date="2025-09-23T09:25:33Z"/>
        </w:rPr>
      </w:pPr>
      <w:r>
        <w:rPr>
          <w:i/>
          <w:iCs/>
          <w:lang w:val="en-US"/>
        </w:rPr>
        <w:t>answer</w:t>
      </w:r>
      <w:r>
        <w:rPr>
          <w:i w:val="false"/>
          <w:iCs w:val="false"/>
          <w:lang w:val="en-US"/>
        </w:rPr>
        <w:t xml:space="preserve"> is the answer expected from the model when asked the </w:t>
      </w:r>
      <w:r>
        <w:rPr>
          <w:i/>
          <w:iCs/>
          <w:lang w:val="en-US"/>
        </w:rPr>
        <w:t>question</w:t>
      </w:r>
      <w:r>
        <w:rPr>
          <w:i w:val="false"/>
          <w:iCs w:val="false"/>
          <w:lang w:val="en-US"/>
        </w:rPr>
        <w:t>,  following the given instructions.</w:t>
      </w:r>
    </w:p>
    <w:p>
      <w:pPr>
        <w:pStyle w:val="Normal"/>
        <w:numPr>
          <w:ilvl w:val="1"/>
          <w:numId w:val="166"/>
        </w:numPr>
        <w:bidi w:val="0"/>
        <w:spacing w:before="0" w:after="120"/>
        <w:jc w:val="start"/>
        <w:rPr>
          <w:lang w:val="en-US"/>
          <w:ins w:id="73" w:author="I.C." w:date="2025-09-22T21:28:38Z"/>
        </w:rPr>
      </w:pPr>
      <w:del w:id="72" w:author="I.C." w:date="2025-09-22T21:28:20Z">
        <w:r>
          <w:rPr>
            <w:i w:val="false"/>
            <w:iCs w:val="false"/>
            <w:lang w:val="en-US"/>
          </w:rPr>
          <w:delText xml:space="preserve">The </w:delText>
        </w:r>
      </w:del>
    </w:p>
    <w:p>
      <w:pPr>
        <w:pStyle w:val="Normal"/>
        <w:numPr>
          <w:ilvl w:val="0"/>
          <w:numId w:val="167"/>
        </w:numPr>
        <w:bidi w:val="0"/>
        <w:spacing w:before="0" w:after="120"/>
        <w:jc w:val="start"/>
        <w:rPr>
          <w:lang w:val="en-US"/>
          <w:ins w:id="75" w:author="I.C." w:date="2025-09-22T21:28:38Z"/>
        </w:rPr>
      </w:pPr>
      <w:ins w:id="74" w:author="I.C." w:date="2025-09-22T21:28:38Z">
        <w:r>
          <w:rPr>
            <w:i w:val="false"/>
            <w:iCs w:val="false"/>
            <w:lang w:val="en-US"/>
          </w:rPr>
          <w:t>A template is a sequence of fields delimited by the labels “Instruction:”, “Question:”, and “Answer:”. A field can be a:</w:t>
        </w:r>
      </w:ins>
    </w:p>
    <w:p>
      <w:pPr>
        <w:pStyle w:val="Normal"/>
        <w:numPr>
          <w:ilvl w:val="1"/>
          <w:numId w:val="168"/>
        </w:numPr>
        <w:bidi w:val="0"/>
        <w:spacing w:before="0" w:after="120"/>
        <w:jc w:val="start"/>
        <w:rPr>
          <w:lang w:val="en-US"/>
          <w:ins w:id="77" w:author="I.C." w:date="2025-09-22T21:28:38Z"/>
        </w:rPr>
      </w:pPr>
      <w:ins w:id="76" w:author="I.C." w:date="2025-09-22T21:28:38Z">
        <w:r>
          <w:rPr>
            <w:i w:val="false"/>
            <w:iCs w:val="false"/>
            <w:lang w:val="en-US"/>
          </w:rPr>
          <w:t>a text literal: text reproduced identically into the generated string</w:t>
        </w:r>
      </w:ins>
    </w:p>
    <w:p>
      <w:pPr>
        <w:pStyle w:val="Normal"/>
        <w:numPr>
          <w:ilvl w:val="1"/>
          <w:numId w:val="169"/>
        </w:numPr>
        <w:bidi w:val="0"/>
        <w:spacing w:before="0" w:after="120"/>
        <w:jc w:val="start"/>
        <w:rPr>
          <w:lang w:val="en-US"/>
          <w:ins w:id="79" w:author="I.C." w:date="2025-09-22T21:28:38Z"/>
        </w:rPr>
      </w:pPr>
      <w:ins w:id="78" w:author="I.C." w:date="2025-09-22T21:28:38Z">
        <w:r>
          <w:rPr>
            <w:i w:val="false"/>
            <w:iCs w:val="false"/>
            <w:lang w:val="en-US"/>
          </w:rPr>
          <w:t xml:space="preserve">a query field delimited by { and } that specifies a node, one of its properties or a constraint on those. A query field referring to a node (directly or indirectly, i.e. following relationships) branches the template on a new dimension, leading to a new combination of generated strings. </w:t>
        </w:r>
      </w:ins>
    </w:p>
    <w:p>
      <w:pPr>
        <w:pStyle w:val="Normal"/>
        <w:numPr>
          <w:ilvl w:val="1"/>
          <w:numId w:val="170"/>
        </w:numPr>
        <w:bidi w:val="0"/>
        <w:spacing w:before="0" w:after="120"/>
        <w:jc w:val="start"/>
        <w:rPr>
          <w:lang w:val="en-US"/>
          <w:ins w:id="85" w:author="I.C." w:date="2025-09-22T21:28:38Z"/>
        </w:rPr>
      </w:pPr>
      <w:ins w:id="80" w:author="I.C." w:date="2025-09-22T21:28:38Z">
        <w:r>
          <w:rPr>
            <w:i w:val="false"/>
            <w:iCs w:val="false"/>
            <w:lang w:val="en-US"/>
          </w:rPr>
          <w:t xml:space="preserve">a list comprehension delimited by [ and ] that allows generation of lists of strings merged in the same resulting text. A list comprehension includes one or more </w:t>
        </w:r>
      </w:ins>
      <w:ins w:id="81" w:author="I.C." w:date="2025-09-22T21:28:38Z">
        <w:r>
          <w:rPr>
            <w:i/>
            <w:iCs/>
            <w:lang w:val="en-US"/>
          </w:rPr>
          <w:t xml:space="preserve">text fields </w:t>
        </w:r>
      </w:ins>
      <w:ins w:id="82" w:author="I.C." w:date="2025-09-22T21:28:38Z">
        <w:r>
          <w:rPr>
            <w:i w:val="false"/>
            <w:iCs w:val="false"/>
            <w:lang w:val="en-US"/>
          </w:rPr>
          <w:t xml:space="preserve">and </w:t>
        </w:r>
      </w:ins>
      <w:ins w:id="83" w:author="I.C." w:date="2025-09-22T21:28:38Z">
        <w:r>
          <w:rPr>
            <w:i/>
            <w:iCs/>
            <w:lang w:val="en-US"/>
          </w:rPr>
          <w:t>query fields</w:t>
        </w:r>
      </w:ins>
      <w:ins w:id="84" w:author="I.C." w:date="2025-09-22T21:28:38Z">
        <w:r>
          <w:rPr>
            <w:i w:val="false"/>
            <w:iCs w:val="false"/>
            <w:lang w:val="en-US"/>
          </w:rPr>
          <w:t xml:space="preserve">. </w:t>
        </w:r>
      </w:ins>
    </w:p>
    <w:p>
      <w:pPr>
        <w:pStyle w:val="Normal"/>
        <w:numPr>
          <w:ilvl w:val="0"/>
          <w:numId w:val="171"/>
        </w:numPr>
        <w:bidi w:val="0"/>
        <w:spacing w:before="0" w:after="120"/>
        <w:jc w:val="start"/>
        <w:rPr>
          <w:lang w:val="en-US"/>
          <w:ins w:id="127" w:author="I.C." w:date="2025-09-22T21:28:38Z"/>
        </w:rPr>
      </w:pPr>
      <w:ins w:id="86" w:author="I.C." w:date="2025-09-22T21:28:38Z">
        <w:r>
          <w:rPr>
            <w:b/>
            <w:bCs/>
            <w:i w:val="false"/>
            <w:iCs w:val="false"/>
            <w:lang w:val="en-US"/>
          </w:rPr>
          <w:t>Template branching:</w:t>
        </w:r>
      </w:ins>
      <w:ins w:id="87" w:author="I.C." w:date="2025-09-22T21:28:38Z">
        <w:r>
          <w:rPr>
            <w:i w:val="false"/>
            <w:iCs w:val="false"/>
            <w:lang w:val="en-US"/>
          </w:rPr>
          <w:t xml:space="preserve"> A template that contains </w:t>
        </w:r>
      </w:ins>
      <w:ins w:id="88" w:author="I.C." w:date="2025-09-22T21:28:38Z">
        <w:r>
          <w:rPr>
            <w:i/>
            <w:iCs/>
            <w:lang w:val="en-US"/>
          </w:rPr>
          <w:t>query fields</w:t>
        </w:r>
      </w:ins>
      <w:ins w:id="89" w:author="I.C." w:date="2025-09-22T21:28:38Z">
        <w:r>
          <w:rPr>
            <w:i w:val="false"/>
            <w:iCs w:val="false"/>
            <w:lang w:val="en-US"/>
          </w:rPr>
          <w:t xml:space="preserve"> {</w:t>
        </w:r>
      </w:ins>
      <w:ins w:id="90" w:author="I.C." w:date="2025-09-22T21:28:38Z">
        <w:r>
          <w:rPr>
            <w:i/>
            <w:iCs/>
            <w:lang w:val="en-US"/>
          </w:rPr>
          <w:t>a</w:t>
        </w:r>
      </w:ins>
      <w:ins w:id="91" w:author="I.C." w:date="2025-09-22T21:28:38Z">
        <w:r>
          <w:rPr>
            <w:i/>
            <w:iCs/>
            <w:vertAlign w:val="subscript"/>
            <w:lang w:val="en-US"/>
          </w:rPr>
          <w:t>i</w:t>
        </w:r>
      </w:ins>
      <w:ins w:id="92" w:author="I.C." w:date="2025-09-22T21:28:38Z">
        <w:r>
          <w:rPr>
            <w:i w:val="false"/>
            <w:iCs w:val="false"/>
            <w:lang w:val="en-US"/>
          </w:rPr>
          <w:t xml:space="preserve">}, for </w:t>
        </w:r>
      </w:ins>
      <w:ins w:id="93" w:author="I.C." w:date="2025-09-22T21:28:38Z">
        <w:r>
          <w:rPr>
            <w:i/>
            <w:iCs/>
            <w:lang w:val="en-US"/>
          </w:rPr>
          <w:t>i</w:t>
        </w:r>
      </w:ins>
      <w:ins w:id="94" w:author="I.C." w:date="2025-09-22T21:28:38Z">
        <w:r>
          <w:rPr>
            <w:i w:val="false"/>
            <w:iCs w:val="false"/>
            <w:lang w:val="en-US"/>
          </w:rPr>
          <w:t>=1..</w:t>
        </w:r>
      </w:ins>
      <w:ins w:id="95" w:author="I.C." w:date="2025-09-22T21:28:38Z">
        <w:r>
          <w:rPr>
            <w:i/>
            <w:iCs/>
            <w:lang w:val="en-US"/>
          </w:rPr>
          <w:t xml:space="preserve">n, </w:t>
        </w:r>
      </w:ins>
      <w:ins w:id="96" w:author="I.C." w:date="2025-09-22T21:28:38Z">
        <w:r>
          <w:rPr>
            <w:i w:val="false"/>
            <w:iCs w:val="false"/>
            <w:lang w:val="en-US"/>
          </w:rPr>
          <w:t xml:space="preserve">and </w:t>
        </w:r>
      </w:ins>
      <w:ins w:id="97" w:author="I.C." w:date="2025-09-22T21:28:38Z">
        <w:r>
          <w:rPr>
            <w:i/>
            <w:iCs/>
            <w:lang w:val="en-US"/>
          </w:rPr>
          <w:t>a</w:t>
        </w:r>
      </w:ins>
      <w:ins w:id="98" w:author="I.C." w:date="2025-09-22T21:28:38Z">
        <w:r>
          <w:rPr>
            <w:i/>
            <w:iCs/>
            <w:vertAlign w:val="subscript"/>
            <w:lang w:val="en-US"/>
          </w:rPr>
          <w:t>i</w:t>
        </w:r>
      </w:ins>
      <w:ins w:id="99" w:author="I.C." w:date="2025-09-22T21:28:38Z">
        <w:r>
          <w:rPr>
            <w:i w:val="false"/>
            <w:iCs w:val="false"/>
            <w:lang w:val="en-US"/>
          </w:rPr>
          <w:t xml:space="preserve"> are different node types in the CTI schema, should generate a triple </w:t>
        </w:r>
      </w:ins>
      <w:ins w:id="100" w:author="I.C." w:date="2025-09-22T21:28:38Z">
        <w:r>
          <w:rPr>
            <w:b/>
            <w:bCs/>
            <w:i/>
            <w:iCs/>
            <w:lang w:val="en-US"/>
          </w:rPr>
          <w:t>for each possible combination</w:t>
        </w:r>
      </w:ins>
      <w:ins w:id="101" w:author="I.C." w:date="2025-09-22T21:28:38Z">
        <w:r>
          <w:rPr>
            <w:i w:val="false"/>
            <w:iCs w:val="false"/>
            <w:lang w:val="en-US"/>
          </w:rPr>
          <w:t xml:space="preserve"> of nodes </w:t>
        </w:r>
      </w:ins>
      <w:ins w:id="102" w:author="I.C." w:date="2025-09-22T21:28:38Z">
        <w:r>
          <w:rPr>
            <w:i/>
            <w:iCs/>
            <w:lang w:val="en-US"/>
          </w:rPr>
          <w:t>m</w:t>
        </w:r>
      </w:ins>
      <w:ins w:id="103" w:author="I.C." w:date="2025-09-22T21:28:38Z">
        <w:r>
          <w:rPr>
            <w:i w:val="false"/>
            <w:iCs w:val="false"/>
            <w:vertAlign w:val="subscript"/>
            <w:lang w:val="en-US"/>
          </w:rPr>
          <w:t>1</w:t>
        </w:r>
      </w:ins>
      <w:ins w:id="104" w:author="I.C." w:date="2025-09-22T21:28:38Z">
        <w:r>
          <w:rPr>
            <w:i w:val="false"/>
            <w:iCs w:val="false"/>
            <w:lang w:val="en-US"/>
          </w:rPr>
          <w:t xml:space="preserve">, </w:t>
        </w:r>
      </w:ins>
      <w:ins w:id="105" w:author="I.C." w:date="2025-09-22T21:28:38Z">
        <w:r>
          <w:rPr>
            <w:i/>
            <w:iCs/>
            <w:lang w:val="en-US"/>
          </w:rPr>
          <w:t>m</w:t>
        </w:r>
      </w:ins>
      <w:ins w:id="106" w:author="I.C." w:date="2025-09-22T21:28:38Z">
        <w:r>
          <w:rPr>
            <w:i w:val="false"/>
            <w:iCs w:val="false"/>
            <w:vertAlign w:val="subscript"/>
            <w:lang w:val="en-US"/>
          </w:rPr>
          <w:t>2</w:t>
        </w:r>
      </w:ins>
      <w:ins w:id="107" w:author="I.C." w:date="2025-09-22T21:28:38Z">
        <w:r>
          <w:rPr>
            <w:i w:val="false"/>
            <w:iCs w:val="false"/>
            <w:lang w:val="en-US"/>
          </w:rPr>
          <w:t xml:space="preserve">, …, </w:t>
        </w:r>
      </w:ins>
      <w:ins w:id="108" w:author="I.C." w:date="2025-09-22T21:28:38Z">
        <w:r>
          <w:rPr>
            <w:i/>
            <w:iCs/>
            <w:lang w:val="en-US"/>
          </w:rPr>
          <w:t>m</w:t>
        </w:r>
      </w:ins>
      <w:ins w:id="109" w:author="I.C." w:date="2025-09-22T21:28:38Z">
        <w:r>
          <w:rPr>
            <w:i/>
            <w:iCs/>
            <w:vertAlign w:val="subscript"/>
            <w:lang w:val="en-US"/>
          </w:rPr>
          <w:t>n</w:t>
        </w:r>
      </w:ins>
      <w:ins w:id="110" w:author="I.C." w:date="2025-09-22T21:28:38Z">
        <w:r>
          <w:rPr>
            <w:i w:val="false"/>
            <w:iCs w:val="false"/>
            <w:lang w:val="en-US"/>
          </w:rPr>
          <w:t xml:space="preserve"> (where </w:t>
        </w:r>
      </w:ins>
      <w:ins w:id="111" w:author="I.C." w:date="2025-09-22T21:28:38Z">
        <w:r>
          <w:rPr>
            <w:i/>
            <w:iCs/>
            <w:lang w:val="en-US"/>
          </w:rPr>
          <w:t>m</w:t>
        </w:r>
      </w:ins>
      <w:ins w:id="112" w:author="I.C." w:date="2025-09-22T21:28:38Z">
        <w:r>
          <w:rPr>
            <w:i/>
            <w:iCs/>
            <w:vertAlign w:val="subscript"/>
            <w:lang w:val="en-US"/>
          </w:rPr>
          <w:t>i</w:t>
        </w:r>
      </w:ins>
      <w:ins w:id="113" w:author="I.C." w:date="2025-09-22T21:28:38Z">
        <w:r>
          <w:rPr>
            <w:i w:val="false"/>
            <w:iCs w:val="false"/>
            <w:lang w:val="en-US"/>
          </w:rPr>
          <w:t xml:space="preserve"> is a node of type </w:t>
        </w:r>
      </w:ins>
      <w:ins w:id="114" w:author="I.C." w:date="2025-09-22T21:28:38Z">
        <w:r>
          <w:rPr>
            <w:i/>
            <w:iCs/>
            <w:lang w:val="en-US"/>
          </w:rPr>
          <w:t>a</w:t>
        </w:r>
      </w:ins>
      <w:ins w:id="115" w:author="I.C." w:date="2025-09-22T21:28:38Z">
        <w:r>
          <w:rPr>
            <w:i/>
            <w:iCs/>
            <w:vertAlign w:val="subscript"/>
            <w:lang w:val="en-US"/>
          </w:rPr>
          <w:t>i</w:t>
        </w:r>
      </w:ins>
      <w:ins w:id="116" w:author="I.C." w:date="2025-09-22T21:28:38Z">
        <w:r>
          <w:rPr>
            <w:i w:val="false"/>
            <w:iCs w:val="false"/>
            <w:lang w:val="en-US"/>
          </w:rPr>
          <w:t xml:space="preserve">) that are connected by (indirect or direct) relationships (edges) or any length. In other words, a triple is generated for any combination of </w:t>
        </w:r>
      </w:ins>
      <w:ins w:id="117" w:author="I.C." w:date="2025-09-22T21:28:38Z">
        <w:r>
          <w:rPr>
            <w:i/>
            <w:iCs/>
            <w:lang w:val="en-US"/>
          </w:rPr>
          <w:t>m</w:t>
        </w:r>
      </w:ins>
      <w:ins w:id="118" w:author="I.C." w:date="2025-09-22T21:28:38Z">
        <w:r>
          <w:rPr>
            <w:i w:val="false"/>
            <w:iCs w:val="false"/>
            <w:vertAlign w:val="subscript"/>
            <w:lang w:val="en-US"/>
          </w:rPr>
          <w:t>1</w:t>
        </w:r>
      </w:ins>
      <w:ins w:id="119" w:author="I.C." w:date="2025-09-22T21:28:38Z">
        <w:r>
          <w:rPr>
            <w:i w:val="false"/>
            <w:iCs w:val="false"/>
            <w:lang w:val="en-US"/>
          </w:rPr>
          <w:t xml:space="preserve">, </w:t>
        </w:r>
      </w:ins>
      <w:ins w:id="120" w:author="I.C." w:date="2025-09-22T21:28:38Z">
        <w:r>
          <w:rPr>
            <w:i/>
            <w:iCs/>
            <w:lang w:val="en-US"/>
          </w:rPr>
          <w:t>m</w:t>
        </w:r>
      </w:ins>
      <w:ins w:id="121" w:author="I.C." w:date="2025-09-22T21:28:38Z">
        <w:r>
          <w:rPr>
            <w:i w:val="false"/>
            <w:iCs w:val="false"/>
            <w:vertAlign w:val="subscript"/>
            <w:lang w:val="en-US"/>
          </w:rPr>
          <w:t>2</w:t>
        </w:r>
      </w:ins>
      <w:ins w:id="122" w:author="I.C." w:date="2025-09-22T21:28:38Z">
        <w:r>
          <w:rPr>
            <w:i w:val="false"/>
            <w:iCs w:val="false"/>
            <w:lang w:val="en-US"/>
          </w:rPr>
          <w:t xml:space="preserve">, …, </w:t>
        </w:r>
      </w:ins>
      <w:ins w:id="123" w:author="I.C." w:date="2025-09-22T21:28:38Z">
        <w:r>
          <w:rPr>
            <w:i/>
            <w:iCs/>
            <w:lang w:val="en-US"/>
          </w:rPr>
          <w:t>m</w:t>
        </w:r>
      </w:ins>
      <w:ins w:id="124" w:author="I.C." w:date="2025-09-22T21:28:38Z">
        <w:r>
          <w:rPr>
            <w:i/>
            <w:iCs/>
            <w:vertAlign w:val="subscript"/>
            <w:lang w:val="en-US"/>
          </w:rPr>
          <w:t>n</w:t>
        </w:r>
      </w:ins>
      <w:ins w:id="125" w:author="I.C." w:date="2025-09-22T21:28:38Z">
        <w:r>
          <w:rPr>
            <w:i w:val="false"/>
            <w:iCs w:val="false"/>
            <w:vertAlign w:val="subscript"/>
            <w:lang w:val="en-US"/>
          </w:rPr>
          <w:t xml:space="preserve">  </w:t>
        </w:r>
      </w:ins>
      <w:ins w:id="126" w:author="I.C." w:date="2025-09-22T21:28:38Z">
        <w:r>
          <w:rPr>
            <w:b w:val="false"/>
            <w:bCs w:val="false"/>
            <w:i w:val="false"/>
            <w:iCs w:val="false"/>
            <w:lang w:val="en-US"/>
          </w:rPr>
          <w:t>that belong to a connected subgraph of the CTI concept graph.</w:t>
        </w:r>
      </w:ins>
    </w:p>
    <w:p>
      <w:pPr>
        <w:pStyle w:val="Normal"/>
        <w:numPr>
          <w:ilvl w:val="1"/>
          <w:numId w:val="172"/>
        </w:numPr>
        <w:bidi w:val="0"/>
        <w:spacing w:before="0" w:after="120"/>
        <w:jc w:val="start"/>
        <w:rPr>
          <w:lang w:val="en-US"/>
          <w:ins w:id="135" w:author="I.C." w:date="2025-09-22T21:28:38Z"/>
        </w:rPr>
      </w:pPr>
      <w:ins w:id="128" w:author="I.C." w:date="2025-09-22T21:28:38Z">
        <w:r>
          <w:rPr>
            <w:b w:val="false"/>
            <w:bCs w:val="false"/>
            <w:i w:val="false"/>
            <w:iCs w:val="false"/>
            <w:lang w:val="en-US"/>
          </w:rPr>
          <w:t xml:space="preserve">Example: a simple template “{attack-pattern}” generates a new triple text for each </w:t>
        </w:r>
      </w:ins>
      <w:ins w:id="129" w:author="I.C." w:date="2025-09-22T21:28:38Z">
        <w:r>
          <w:rPr>
            <w:b w:val="false"/>
            <w:bCs w:val="false"/>
            <w:i/>
            <w:iCs/>
            <w:lang w:val="en-US"/>
          </w:rPr>
          <w:t>attack-pattern</w:t>
        </w:r>
      </w:ins>
      <w:ins w:id="130" w:author="I.C." w:date="2025-09-22T21:28:38Z">
        <w:r>
          <w:rPr>
            <w:b w:val="false"/>
            <w:bCs w:val="false"/>
            <w:i w:val="false"/>
            <w:iCs w:val="false"/>
            <w:lang w:val="en-US"/>
          </w:rPr>
          <w:t xml:space="preserve"> node. The template </w:t>
        </w:r>
      </w:ins>
      <w:ins w:id="131" w:author="I.C." w:date="2025-09-22T21:28:38Z">
        <w:r>
          <w:rPr>
            <w:b w:val="false"/>
            <w:bCs w:val="false"/>
            <w:i/>
            <w:iCs/>
            <w:lang w:val="en-US"/>
          </w:rPr>
          <w:t xml:space="preserve">branches </w:t>
        </w:r>
      </w:ins>
      <w:ins w:id="132" w:author="I.C." w:date="2025-09-22T21:28:38Z">
        <w:r>
          <w:rPr>
            <w:b w:val="false"/>
            <w:bCs w:val="false"/>
            <w:i w:val="false"/>
            <w:iCs w:val="false"/>
            <w:lang w:val="en-US"/>
          </w:rPr>
          <w:t xml:space="preserve">on the </w:t>
        </w:r>
      </w:ins>
      <w:ins w:id="133" w:author="I.C." w:date="2025-09-22T21:28:38Z">
        <w:r>
          <w:rPr>
            <w:b w:val="false"/>
            <w:bCs w:val="false"/>
            <w:i/>
            <w:iCs/>
            <w:lang w:val="en-US"/>
          </w:rPr>
          <w:t>attack-pattern</w:t>
        </w:r>
      </w:ins>
      <w:ins w:id="134" w:author="I.C." w:date="2025-09-22T21:28:38Z">
        <w:r>
          <w:rPr>
            <w:b w:val="false"/>
            <w:bCs w:val="false"/>
            <w:i w:val="false"/>
            <w:iCs w:val="false"/>
            <w:lang w:val="en-US"/>
          </w:rPr>
          <w:t xml:space="preserve"> node type.</w:t>
        </w:r>
      </w:ins>
    </w:p>
    <w:p>
      <w:pPr>
        <w:pStyle w:val="Normal"/>
        <w:numPr>
          <w:ilvl w:val="1"/>
          <w:numId w:val="173"/>
        </w:numPr>
        <w:bidi w:val="0"/>
        <w:spacing w:before="0" w:after="120"/>
        <w:jc w:val="start"/>
        <w:rPr>
          <w:lang w:val="en-US"/>
          <w:ins w:id="149" w:author="I.C." w:date="2025-09-22T21:28:38Z"/>
        </w:rPr>
      </w:pPr>
      <w:ins w:id="136" w:author="I.C." w:date="2025-09-22T21:28:38Z">
        <w:r>
          <w:rPr>
            <w:b w:val="false"/>
            <w:bCs w:val="false"/>
            <w:i w:val="false"/>
            <w:iCs w:val="false"/>
            <w:lang w:val="en-US"/>
          </w:rPr>
          <w:t>Example: a template “{attack-pattern} {tool}” generates a new triple string for each possible combination of (</w:t>
        </w:r>
      </w:ins>
      <w:ins w:id="137" w:author="I.C." w:date="2025-09-22T21:28:38Z">
        <w:r>
          <w:rPr>
            <w:b w:val="false"/>
            <w:bCs w:val="false"/>
            <w:i/>
            <w:iCs/>
            <w:lang w:val="en-US"/>
          </w:rPr>
          <w:t>attack-pattern, tool)</w:t>
        </w:r>
      </w:ins>
      <w:ins w:id="138" w:author="I.C." w:date="2025-09-22T21:28:38Z">
        <w:r>
          <w:rPr>
            <w:b w:val="false"/>
            <w:bCs w:val="false"/>
            <w:i w:val="false"/>
            <w:iCs w:val="false"/>
            <w:lang w:val="en-US"/>
          </w:rPr>
          <w:t xml:space="preserve"> pairs that are connected by the relationship </w:t>
        </w:r>
      </w:ins>
      <w:ins w:id="139" w:author="I.C." w:date="2025-09-22T21:28:38Z">
        <w:r>
          <w:rPr>
            <w:b w:val="false"/>
            <w:bCs w:val="false"/>
            <w:i/>
            <w:iCs/>
            <w:lang w:val="en-US"/>
          </w:rPr>
          <w:t xml:space="preserve">tool </w:t>
        </w:r>
      </w:ins>
      <w:ins w:id="140" w:author="I.C." w:date="2025-09-22T21:28:38Z">
        <w:r>
          <w:rPr>
            <w:b w:val="false"/>
            <w:bCs w:val="false"/>
            <w:i w:val="false"/>
            <w:iCs w:val="false"/>
            <w:lang w:val="en-US"/>
          </w:rPr>
          <w:t xml:space="preserve">- </w:t>
        </w:r>
      </w:ins>
      <w:ins w:id="141" w:author="I.C." w:date="2025-09-22T21:28:38Z">
        <w:r>
          <w:rPr>
            <w:b w:val="false"/>
            <w:bCs w:val="false"/>
            <w:i/>
            <w:iCs/>
            <w:lang w:val="en-US"/>
          </w:rPr>
          <w:t xml:space="preserve">uses </w:t>
        </w:r>
      </w:ins>
      <w:ins w:id="142" w:author="I.C." w:date="2025-09-22T21:28:38Z">
        <w:r>
          <w:rPr>
            <w:b w:val="false"/>
            <w:bCs w:val="false"/>
            <w:i w:val="false"/>
            <w:iCs w:val="false"/>
            <w:lang w:val="en-US"/>
          </w:rPr>
          <w:t xml:space="preserve">-&gt; </w:t>
        </w:r>
      </w:ins>
      <w:ins w:id="143" w:author="I.C." w:date="2025-09-22T21:28:38Z">
        <w:r>
          <w:rPr>
            <w:b w:val="false"/>
            <w:bCs w:val="false"/>
            <w:i/>
            <w:iCs/>
            <w:lang w:val="en-US"/>
          </w:rPr>
          <w:t>attack-pattern</w:t>
        </w:r>
      </w:ins>
      <w:ins w:id="144" w:author="I.C." w:date="2025-09-22T21:28:38Z">
        <w:r>
          <w:rPr>
            <w:b w:val="false"/>
            <w:bCs w:val="false"/>
            <w:i w:val="false"/>
            <w:iCs w:val="false"/>
            <w:lang w:val="en-US"/>
          </w:rPr>
          <w:t xml:space="preserve">. It generates triples for all </w:t>
        </w:r>
      </w:ins>
      <w:ins w:id="145" w:author="I.C." w:date="2025-09-22T21:28:38Z">
        <w:r>
          <w:rPr>
            <w:b w:val="false"/>
            <w:bCs w:val="false"/>
            <w:i/>
            <w:iCs/>
            <w:lang w:val="en-US"/>
          </w:rPr>
          <w:t>attack-pattern</w:t>
        </w:r>
      </w:ins>
      <w:ins w:id="146" w:author="I.C." w:date="2025-09-22T21:28:38Z">
        <w:r>
          <w:rPr>
            <w:b w:val="false"/>
            <w:bCs w:val="false"/>
            <w:i w:val="false"/>
            <w:iCs w:val="false"/>
            <w:lang w:val="en-US"/>
          </w:rPr>
          <w:t xml:space="preserve">s, but also for all possible </w:t>
        </w:r>
      </w:ins>
      <w:ins w:id="147" w:author="I.C." w:date="2025-09-22T21:28:38Z">
        <w:r>
          <w:rPr>
            <w:b w:val="false"/>
            <w:bCs w:val="false"/>
            <w:i/>
            <w:iCs/>
            <w:lang w:val="en-US"/>
          </w:rPr>
          <w:t>tool</w:t>
        </w:r>
      </w:ins>
      <w:ins w:id="148" w:author="I.C." w:date="2025-09-22T21:28:38Z">
        <w:r>
          <w:rPr>
            <w:b w:val="false"/>
            <w:bCs w:val="false"/>
            <w:i w:val="false"/>
            <w:iCs w:val="false"/>
            <w:lang w:val="en-US"/>
          </w:rPr>
          <w:t>s, like a Cartesian product, constrained by the relationship.</w:t>
        </w:r>
      </w:ins>
    </w:p>
    <w:p>
      <w:pPr>
        <w:pStyle w:val="Normal"/>
        <w:numPr>
          <w:ilvl w:val="1"/>
          <w:numId w:val="174"/>
        </w:numPr>
        <w:bidi w:val="0"/>
        <w:spacing w:before="0" w:after="120"/>
        <w:jc w:val="start"/>
        <w:rPr>
          <w:lang w:val="en-US"/>
          <w:ins w:id="151" w:author="I.C." w:date="2025-09-22T21:28:38Z"/>
        </w:rPr>
      </w:pPr>
      <w:ins w:id="150" w:author="I.C." w:date="2025-09-22T21:28:38Z">
        <w:r>
          <w:rPr>
            <w:b w:val="false"/>
            <w:bCs w:val="false"/>
            <w:i w:val="false"/>
            <w:iCs w:val="false"/>
            <w:lang w:val="en-US"/>
          </w:rPr>
          <w:t>We can say that the addition to a template of a field with a new node type adds a new branch on a new dimension to the generation process.</w:t>
        </w:r>
      </w:ins>
    </w:p>
    <w:p>
      <w:pPr>
        <w:pStyle w:val="Normal"/>
        <w:numPr>
          <w:ilvl w:val="1"/>
          <w:numId w:val="175"/>
        </w:numPr>
        <w:bidi w:val="0"/>
        <w:spacing w:before="0" w:after="120"/>
        <w:jc w:val="start"/>
        <w:rPr>
          <w:lang w:val="en-US"/>
          <w:ins w:id="157" w:author="I.C." w:date="2025-09-22T21:28:38Z"/>
        </w:rPr>
      </w:pPr>
      <w:ins w:id="152" w:author="I.C." w:date="2025-09-22T21:28:38Z">
        <w:r>
          <w:rPr>
            <w:b w:val="false"/>
            <w:bCs w:val="false"/>
            <w:i w:val="false"/>
            <w:iCs w:val="false"/>
            <w:lang w:val="en-US"/>
          </w:rPr>
          <w:t xml:space="preserve">Multiple query fields referring to the </w:t>
        </w:r>
      </w:ins>
      <w:ins w:id="153" w:author="I.C." w:date="2025-09-22T21:28:38Z">
        <w:r>
          <w:rPr>
            <w:b/>
            <w:bCs/>
            <w:i w:val="false"/>
            <w:iCs w:val="false"/>
            <w:lang w:val="en-US"/>
          </w:rPr>
          <w:t>same node type</w:t>
        </w:r>
      </w:ins>
      <w:ins w:id="154" w:author="I.C." w:date="2025-09-22T21:28:38Z">
        <w:r>
          <w:rPr>
            <w:b w:val="false"/>
            <w:bCs w:val="false"/>
            <w:i w:val="false"/>
            <w:iCs w:val="false"/>
            <w:lang w:val="en-US"/>
          </w:rPr>
          <w:t xml:space="preserve"> resolve </w:t>
        </w:r>
      </w:ins>
      <w:ins w:id="155" w:author="I.C." w:date="2025-09-22T21:28:38Z">
        <w:r>
          <w:rPr>
            <w:b/>
            <w:bCs/>
            <w:i w:val="false"/>
            <w:iCs w:val="false"/>
            <w:lang w:val="en-US"/>
          </w:rPr>
          <w:t>to the same node of that type</w:t>
        </w:r>
      </w:ins>
      <w:ins w:id="156" w:author="I.C." w:date="2025-09-22T21:28:38Z">
        <w:r>
          <w:rPr>
            <w:b w:val="false"/>
            <w:bCs w:val="false"/>
            <w:i w:val="false"/>
            <w:iCs w:val="false"/>
            <w:lang w:val="en-US"/>
          </w:rPr>
          <w:t xml:space="preserve"> and the template will not branch on that node type. </w:t>
        </w:r>
      </w:ins>
    </w:p>
    <w:p>
      <w:pPr>
        <w:pStyle w:val="Normal"/>
        <w:numPr>
          <w:ilvl w:val="2"/>
          <w:numId w:val="176"/>
        </w:numPr>
        <w:bidi w:val="0"/>
        <w:spacing w:before="0" w:after="120"/>
        <w:jc w:val="start"/>
        <w:rPr>
          <w:lang w:val="en-US"/>
          <w:ins w:id="159" w:author="I.C." w:date="2025-09-22T21:28:38Z"/>
        </w:rPr>
      </w:pPr>
      <w:ins w:id="158" w:author="I.C." w:date="2025-09-22T21:28:38Z">
        <w:r>
          <w:rPr>
            <w:b w:val="false"/>
            <w:bCs w:val="false"/>
            <w:i w:val="false"/>
            <w:iCs w:val="false"/>
            <w:lang w:val="en-US"/>
          </w:rPr>
          <w:t xml:space="preserve">Example: “{attack-pattern.name} {attack-pattern.id}” results in a sequence of triples with all possible attack-patterns “attack-pattern.name attack-pattern.id”. The template branches only once on the attack-pattern. </w:t>
        </w:r>
      </w:ins>
    </w:p>
    <w:p>
      <w:pPr>
        <w:pStyle w:val="Normal"/>
        <w:numPr>
          <w:ilvl w:val="0"/>
          <w:numId w:val="177"/>
        </w:numPr>
        <w:bidi w:val="0"/>
        <w:spacing w:before="0" w:after="120"/>
        <w:jc w:val="start"/>
        <w:rPr>
          <w:lang w:val="en-US"/>
        </w:rPr>
      </w:pPr>
      <w:ins w:id="160" w:author="I.C." w:date="2025-09-22T21:28:38Z">
        <w:r>
          <w:rPr>
            <w:b/>
            <w:bCs/>
            <w:i/>
            <w:iCs/>
            <w:lang w:val="en-US"/>
          </w:rPr>
          <w:t>A query field</w:t>
        </w:r>
      </w:ins>
      <w:ins w:id="161" w:author="I.C." w:date="2025-09-22T21:28:38Z">
        <w:r>
          <w:rPr>
            <w:i w:val="false"/>
            <w:iCs w:val="false"/>
            <w:lang w:val="en-US"/>
          </w:rPr>
          <w:t xml:space="preserve"> in a template </w:t>
        </w:r>
      </w:ins>
      <w:del w:id="162" w:author="I.C." w:date="2025-09-22T21:28:54Z">
        <w:r>
          <w:rPr>
            <w:i/>
            <w:iCs/>
            <w:lang w:val="en-US"/>
          </w:rPr>
          <w:delText>question</w:delText>
        </w:r>
      </w:del>
      <w:del w:id="163" w:author="I.C." w:date="2025-09-22T21:28:54Z">
        <w:r>
          <w:rPr>
            <w:i w:val="false"/>
            <w:iCs w:val="false"/>
            <w:lang w:val="en-US"/>
          </w:rPr>
          <w:delText xml:space="preserve"> and </w:delText>
        </w:r>
      </w:del>
      <w:del w:id="164" w:author="I.C." w:date="2025-09-22T21:28:54Z">
        <w:r>
          <w:rPr>
            <w:i/>
            <w:iCs/>
            <w:lang w:val="en-US"/>
          </w:rPr>
          <w:delText xml:space="preserve">answer </w:delText>
        </w:r>
      </w:del>
      <w:del w:id="165" w:author="I.C." w:date="2025-09-22T21:28:54Z">
        <w:r>
          <w:rPr>
            <w:i w:val="false"/>
            <w:iCs w:val="false"/>
            <w:lang w:val="en-US"/>
          </w:rPr>
          <w:delText xml:space="preserve">parts of the IFT triples </w:delText>
        </w:r>
      </w:del>
      <w:r>
        <w:rPr>
          <w:i w:val="false"/>
          <w:iCs w:val="false"/>
          <w:lang w:val="en-US"/>
        </w:rPr>
        <w:t>refer</w:t>
      </w:r>
      <w:ins w:id="166" w:author="I.C." w:date="2025-09-23T12:43:31Z">
        <w:r>
          <w:rPr>
            <w:i w:val="false"/>
            <w:iCs w:val="false"/>
            <w:lang w:val="en-US"/>
          </w:rPr>
          <w:t>s</w:t>
        </w:r>
      </w:ins>
      <w:r>
        <w:rPr>
          <w:i w:val="false"/>
          <w:iCs w:val="false"/>
          <w:lang w:val="en-US"/>
        </w:rPr>
        <w:t xml:space="preserve"> to CTI concepts from the documents listed above in the following way. </w:t>
      </w:r>
    </w:p>
    <w:p>
      <w:pPr>
        <w:pStyle w:val="Normal"/>
        <w:numPr>
          <w:ilvl w:val="1"/>
          <w:numId w:val="178"/>
        </w:numPr>
        <w:bidi w:val="0"/>
        <w:spacing w:before="0" w:after="120"/>
        <w:jc w:val="start"/>
        <w:rPr>
          <w:lang w:val="en-US"/>
        </w:rPr>
      </w:pPr>
      <w:ins w:id="167" w:author="I.C." w:date="2025-09-23T10:48:35Z">
        <w:r>
          <w:rPr>
            <w:i w:val="false"/>
            <w:iCs w:val="false"/>
            <w:lang w:val="en-US"/>
          </w:rPr>
          <w:t xml:space="preserve">Each query field </w:t>
        </w:r>
      </w:ins>
      <w:ins w:id="168" w:author="I.C." w:date="2025-09-23T10:48:35Z">
        <w:r>
          <w:rPr>
            <w:b w:val="false"/>
            <w:bCs w:val="false"/>
            <w:i w:val="false"/>
            <w:iCs w:val="false"/>
            <w:lang w:val="en-US"/>
          </w:rPr>
          <w:t>must refer to exactly one node and maximum one node property {</w:t>
        </w:r>
      </w:ins>
      <w:ins w:id="169" w:author="I.C." w:date="2025-09-23T10:48:35Z">
        <w:r>
          <w:rPr>
            <w:b w:val="false"/>
            <w:bCs w:val="false"/>
            <w:i/>
            <w:iCs/>
            <w:lang w:val="en-US"/>
          </w:rPr>
          <w:t>a.p</w:t>
        </w:r>
      </w:ins>
      <w:ins w:id="170" w:author="I.C." w:date="2025-09-23T10:48:35Z">
        <w:r>
          <w:rPr>
            <w:b w:val="false"/>
            <w:bCs w:val="false"/>
            <w:i w:val="false"/>
            <w:iCs w:val="false"/>
            <w:lang w:val="en-US"/>
          </w:rPr>
          <w:t>} or relationship {</w:t>
        </w:r>
      </w:ins>
      <w:ins w:id="171" w:author="I.C." w:date="2025-09-23T10:48:35Z">
        <w:r>
          <w:rPr>
            <w:b w:val="false"/>
            <w:bCs w:val="false"/>
            <w:i/>
            <w:iCs/>
            <w:lang w:val="en-US"/>
          </w:rPr>
          <w:t>a.relation</w:t>
        </w:r>
      </w:ins>
      <w:ins w:id="172" w:author="I.C." w:date="2025-09-23T10:48:35Z">
        <w:r>
          <w:rPr>
            <w:b w:val="false"/>
            <w:bCs w:val="false"/>
            <w:i w:val="false"/>
            <w:iCs w:val="false"/>
            <w:lang w:val="en-US"/>
          </w:rPr>
          <w:t xml:space="preserve">}. If a query field specifies just a node, as in {attack-pattern} then the default property generated is </w:t>
        </w:r>
      </w:ins>
      <w:ins w:id="173" w:author="I.C." w:date="2025-09-23T10:48:35Z">
        <w:r>
          <w:rPr>
            <w:b w:val="false"/>
            <w:bCs w:val="false"/>
            <w:i w:val="false"/>
            <w:iCs w:val="false"/>
            <w:lang w:val="en-US"/>
          </w:rPr>
          <w:t xml:space="preserve">a configurable parameter, by default, </w:t>
        </w:r>
      </w:ins>
      <w:ins w:id="174" w:author="I.C." w:date="2025-09-23T10:48:35Z">
        <w:r>
          <w:rPr>
            <w:b w:val="false"/>
            <w:bCs w:val="false"/>
            <w:i w:val="false"/>
            <w:iCs w:val="false"/>
            <w:lang w:val="en-US"/>
          </w:rPr>
          <w:t>its name.</w:t>
        </w:r>
      </w:ins>
      <w:del w:id="175" w:author="I.C." w:date="2025-09-23T12:42:48Z">
        <w:r>
          <w:rPr>
            <w:b w:val="false"/>
            <w:bCs w:val="false"/>
            <w:i w:val="false"/>
            <w:iCs w:val="false"/>
            <w:lang w:val="en-US"/>
          </w:rPr>
          <w:delText>They may refer to any number of concept attributes (e.g. name, ID, description).</w:delText>
        </w:r>
      </w:del>
    </w:p>
    <w:p>
      <w:pPr>
        <w:pStyle w:val="Normal"/>
        <w:numPr>
          <w:ilvl w:val="1"/>
          <w:numId w:val="179"/>
        </w:numPr>
        <w:bidi w:val="0"/>
        <w:spacing w:before="0" w:after="120"/>
        <w:jc w:val="start"/>
        <w:rPr>
          <w:lang w:val="en-US"/>
        </w:rPr>
      </w:pPr>
      <w:del w:id="176" w:author="I.C." w:date="2025-09-23T12:43:37Z">
        <w:r>
          <w:rPr>
            <w:i w:val="false"/>
            <w:iCs w:val="false"/>
            <w:lang w:val="en-US"/>
          </w:rPr>
          <w:delText xml:space="preserve">They </w:delText>
        </w:r>
      </w:del>
      <w:ins w:id="177" w:author="I.C." w:date="2025-09-23T12:43:37Z">
        <w:r>
          <w:rPr>
            <w:i w:val="false"/>
            <w:iCs w:val="false"/>
            <w:lang w:val="en-US"/>
          </w:rPr>
          <w:t xml:space="preserve">It </w:t>
        </w:r>
      </w:ins>
      <w:r>
        <w:rPr>
          <w:i w:val="false"/>
          <w:iCs w:val="false"/>
          <w:lang w:val="en-US"/>
        </w:rPr>
        <w:t xml:space="preserve">may use standardized aliases that map meaningful names to CTI concept types from the ASG CTI DB schema. For example: a </w:t>
      </w:r>
      <w:r>
        <w:rPr>
          <w:i/>
          <w:iCs/>
          <w:lang w:val="en-US"/>
        </w:rPr>
        <w:t>technique</w:t>
      </w:r>
      <w:r>
        <w:rPr>
          <w:i w:val="false"/>
          <w:iCs w:val="false"/>
          <w:lang w:val="en-US"/>
        </w:rPr>
        <w:t xml:space="preserve"> is an </w:t>
      </w:r>
      <w:r>
        <w:rPr>
          <w:i/>
          <w:iCs/>
          <w:lang w:val="en-US"/>
        </w:rPr>
        <w:t>attack-pattern</w:t>
      </w:r>
      <w:r>
        <w:rPr>
          <w:i w:val="false"/>
          <w:iCs w:val="false"/>
          <w:lang w:val="en-US"/>
        </w:rPr>
        <w:t xml:space="preserve"> and a </w:t>
      </w:r>
      <w:r>
        <w:rPr>
          <w:i/>
          <w:iCs/>
          <w:lang w:val="en-US"/>
        </w:rPr>
        <w:t xml:space="preserve">mitigation </w:t>
      </w:r>
      <w:r>
        <w:rPr>
          <w:i w:val="false"/>
          <w:iCs w:val="false"/>
          <w:lang w:val="en-US"/>
        </w:rPr>
        <w:t xml:space="preserve">is a </w:t>
      </w:r>
      <w:r>
        <w:rPr>
          <w:i/>
          <w:iCs/>
          <w:lang w:val="en-US"/>
        </w:rPr>
        <w:t>course-of-action</w:t>
      </w:r>
      <w:r>
        <w:rPr>
          <w:i w:val="false"/>
          <w:iCs w:val="false"/>
          <w:lang w:val="en-US"/>
        </w:rPr>
        <w:t>. “</w:t>
      </w:r>
      <w:r>
        <w:rPr>
          <w:i/>
          <w:iCs/>
          <w:lang w:val="en-US"/>
        </w:rPr>
        <w:t>technique”</w:t>
      </w:r>
      <w:r>
        <w:rPr>
          <w:i w:val="false"/>
          <w:iCs w:val="false"/>
          <w:lang w:val="en-US"/>
        </w:rPr>
        <w:t xml:space="preserve"> and “</w:t>
      </w:r>
      <w:r>
        <w:rPr>
          <w:i/>
          <w:iCs/>
          <w:lang w:val="en-US"/>
        </w:rPr>
        <w:t xml:space="preserve">attack-pattern” </w:t>
      </w:r>
      <w:r>
        <w:rPr>
          <w:i w:val="false"/>
          <w:iCs w:val="false"/>
          <w:lang w:val="en-US"/>
        </w:rPr>
        <w:t>can be used interchangeably.</w:t>
      </w:r>
    </w:p>
    <w:p>
      <w:pPr>
        <w:pStyle w:val="Normal"/>
        <w:numPr>
          <w:ilvl w:val="1"/>
          <w:numId w:val="180"/>
        </w:numPr>
        <w:bidi w:val="0"/>
        <w:spacing w:before="0" w:after="120"/>
        <w:jc w:val="start"/>
        <w:rPr>
          <w:lang w:val="en-US"/>
        </w:rPr>
      </w:pPr>
      <w:del w:id="178" w:author="I.C." w:date="2025-09-23T12:43:42Z">
        <w:r>
          <w:rPr>
            <w:i w:val="false"/>
            <w:iCs w:val="false"/>
            <w:lang w:val="en-US"/>
          </w:rPr>
          <w:delText xml:space="preserve">They </w:delText>
        </w:r>
      </w:del>
      <w:ins w:id="179" w:author="I.C." w:date="2025-09-23T12:43:42Z">
        <w:r>
          <w:rPr>
            <w:i w:val="false"/>
            <w:iCs w:val="false"/>
            <w:lang w:val="en-US"/>
          </w:rPr>
          <w:t xml:space="preserve">It </w:t>
        </w:r>
      </w:ins>
      <w:r>
        <w:rPr>
          <w:i w:val="false"/>
          <w:iCs w:val="false"/>
          <w:lang w:val="en-US"/>
        </w:rPr>
        <w:t>may refer to attributes at deeper levels from the root node. For example, a</w:t>
      </w:r>
      <w:ins w:id="180" w:author="I.C." w:date="2025-09-23T09:29:02Z">
        <w:r>
          <w:rPr>
            <w:i w:val="false"/>
            <w:iCs w:val="false"/>
            <w:lang w:val="en-US"/>
          </w:rPr>
          <w:t>n</w:t>
        </w:r>
      </w:ins>
      <w:r>
        <w:rPr>
          <w:i w:val="false"/>
          <w:iCs w:val="false"/>
          <w:lang w:val="en-US"/>
        </w:rPr>
        <w:t xml:space="preserve"> ATT&amp;CK </w:t>
      </w:r>
      <w:r>
        <w:rPr>
          <w:i/>
          <w:iCs/>
          <w:lang w:val="en-US"/>
          <w:rPrChange w:id="0" w:author="I.C." w:date="2025-09-23T09:29:06Z">
            <w:rPr>
              <w:i w:val="false"/>
              <w:iCs w:val="false"/>
            </w:rPr>
          </w:rPrChange>
        </w:rPr>
        <w:t>attack-pattern</w:t>
      </w:r>
      <w:r>
        <w:rPr>
          <w:i w:val="false"/>
          <w:iCs w:val="false"/>
          <w:lang w:val="en-US"/>
        </w:rPr>
        <w:t xml:space="preserve"> </w:t>
      </w:r>
      <w:ins w:id="182" w:author="I.C." w:date="2025-09-23T09:29:10Z">
        <w:r>
          <w:rPr>
            <w:i w:val="false"/>
            <w:iCs w:val="false"/>
            <w:lang w:val="en-US"/>
          </w:rPr>
          <w:t xml:space="preserve">node </w:t>
        </w:r>
      </w:ins>
      <w:r>
        <w:rPr>
          <w:i w:val="false"/>
          <w:iCs w:val="false"/>
          <w:lang w:val="en-US"/>
        </w:rPr>
        <w:t xml:space="preserve">(i.e. </w:t>
      </w:r>
      <w:r>
        <w:rPr>
          <w:i/>
          <w:iCs/>
          <w:lang w:val="en-US"/>
          <w:rPrChange w:id="0" w:author="I.C." w:date="2025-09-23T09:29:13Z">
            <w:rPr>
              <w:i w:val="false"/>
              <w:iCs w:val="false"/>
            </w:rPr>
          </w:rPrChange>
        </w:rPr>
        <w:t>technique</w:t>
      </w:r>
      <w:r>
        <w:rPr>
          <w:i w:val="false"/>
          <w:iCs w:val="false"/>
          <w:lang w:val="en-US"/>
        </w:rPr>
        <w:t xml:space="preserve">) embeds attribute </w:t>
      </w:r>
      <w:r>
        <w:rPr>
          <w:i/>
          <w:iCs/>
          <w:lang w:val="en-US"/>
        </w:rPr>
        <w:t>x_mitre_detection</w:t>
      </w:r>
      <w:r>
        <w:rPr>
          <w:i w:val="false"/>
          <w:iCs w:val="false"/>
          <w:lang w:val="en-US"/>
        </w:rPr>
        <w:t xml:space="preserve"> (string) and attribute </w:t>
      </w:r>
      <w:r>
        <w:rPr>
          <w:i/>
          <w:iCs/>
          <w:lang w:val="en-US"/>
        </w:rPr>
        <w:t>kill_chain_phases</w:t>
      </w:r>
      <w:r>
        <w:rPr>
          <w:i w:val="false"/>
          <w:iCs w:val="false"/>
          <w:lang w:val="en-US"/>
        </w:rPr>
        <w:t>, a list of dictionaries</w:t>
      </w:r>
      <w:ins w:id="184" w:author="I.C." w:date="2025-09-23T09:29:19Z">
        <w:r>
          <w:rPr>
            <w:i w:val="false"/>
            <w:iCs w:val="false"/>
            <w:lang w:val="en-US"/>
          </w:rPr>
          <w:t>, in the JSON source document</w:t>
        </w:r>
      </w:ins>
      <w:r>
        <w:rPr>
          <w:i w:val="false"/>
          <w:iCs w:val="false"/>
          <w:lang w:val="en-US"/>
        </w:rPr>
        <w:t xml:space="preserve">: </w:t>
      </w:r>
    </w:p>
    <w:p>
      <w:pPr>
        <w:pStyle w:val="Normal"/>
        <w:numPr>
          <w:ilvl w:val="0"/>
          <w:numId w:val="0"/>
        </w:numPr>
        <w:bidi w:val="0"/>
        <w:spacing w:before="0" w:after="120"/>
        <w:ind w:hanging="0" w:start="1440"/>
        <w:jc w:val="start"/>
        <w:rPr>
          <w:lang w:val="en-US"/>
        </w:rPr>
      </w:pPr>
      <w:r>
        <w:rPr>
          <w:i w:val="false"/>
          <w:iCs w:val="false"/>
          <w:lang w:val="en-US"/>
        </w:rPr>
        <w:t xml:space="preserve">[{'kill_chain_name': 'mitre-attack', 'phase_name': 'defense-evasion'}, </w:t>
      </w:r>
    </w:p>
    <w:p>
      <w:pPr>
        <w:pStyle w:val="Normal"/>
        <w:numPr>
          <w:ilvl w:val="0"/>
          <w:numId w:val="0"/>
        </w:numPr>
        <w:bidi w:val="0"/>
        <w:spacing w:before="0" w:after="120"/>
        <w:ind w:hanging="0" w:start="1440"/>
        <w:jc w:val="start"/>
        <w:rPr>
          <w:lang w:val="en-US"/>
        </w:rPr>
      </w:pPr>
      <w:r>
        <w:rPr>
          <w:i w:val="false"/>
          <w:iCs w:val="false"/>
          <w:lang w:val="en-US"/>
        </w:rPr>
        <w:t xml:space="preserve">{'kill_chain_name': 'mitre-attack', 'phase_name': 'privilege-escalation'}] </w:t>
      </w:r>
    </w:p>
    <w:p>
      <w:pPr>
        <w:pStyle w:val="Normal"/>
        <w:numPr>
          <w:ilvl w:val="0"/>
          <w:numId w:val="0"/>
        </w:numPr>
        <w:bidi w:val="0"/>
        <w:spacing w:before="0" w:after="120"/>
        <w:ind w:hanging="0" w:start="1080"/>
        <w:jc w:val="start"/>
        <w:rPr>
          <w:lang w:val="en-US"/>
        </w:rPr>
      </w:pPr>
      <w:r>
        <w:rPr>
          <w:i w:val="false"/>
          <w:iCs w:val="false"/>
          <w:lang w:val="en-US"/>
        </w:rPr>
        <w:t xml:space="preserve">Hence, one can refer in a template to </w:t>
      </w:r>
      <w:r>
        <w:rPr>
          <w:i/>
          <w:iCs/>
          <w:lang w:val="en-US"/>
        </w:rPr>
        <w:t>technique.x_mitre_detection</w:t>
      </w:r>
      <w:r>
        <w:rPr>
          <w:i w:val="false"/>
          <w:iCs w:val="false"/>
          <w:lang w:val="en-US"/>
        </w:rPr>
        <w:t xml:space="preserve"> and </w:t>
      </w:r>
      <w:r>
        <w:rPr>
          <w:i/>
          <w:iCs/>
          <w:lang w:val="en-US"/>
        </w:rPr>
        <w:t>technique.kill_chain_phases</w:t>
      </w:r>
      <w:r>
        <w:rPr>
          <w:i w:val="false"/>
          <w:iCs w:val="false"/>
          <w:lang w:val="en-US"/>
        </w:rPr>
        <w:t>[0]</w:t>
      </w:r>
      <w:r>
        <w:rPr>
          <w:i/>
          <w:iCs/>
          <w:lang w:val="en-US"/>
        </w:rPr>
        <w:t>.phase_name.</w:t>
      </w:r>
    </w:p>
    <w:p>
      <w:pPr>
        <w:pStyle w:val="Normal"/>
        <w:numPr>
          <w:ilvl w:val="1"/>
          <w:numId w:val="181"/>
        </w:numPr>
        <w:bidi w:val="0"/>
        <w:spacing w:before="0" w:after="120"/>
        <w:jc w:val="start"/>
        <w:rPr>
          <w:lang w:val="en-US"/>
        </w:rPr>
      </w:pPr>
      <w:del w:id="185" w:author="I.C." w:date="2025-09-23T12:43:51Z">
        <w:r>
          <w:rPr>
            <w:i w:val="false"/>
            <w:iCs w:val="false"/>
            <w:lang w:val="en-US"/>
          </w:rPr>
          <w:delText xml:space="preserve">They </w:delText>
        </w:r>
      </w:del>
      <w:ins w:id="186" w:author="I.C." w:date="2025-09-23T12:43:51Z">
        <w:r>
          <w:rPr>
            <w:i w:val="false"/>
            <w:iCs w:val="false"/>
            <w:lang w:val="en-US"/>
          </w:rPr>
          <w:t xml:space="preserve">It </w:t>
        </w:r>
      </w:ins>
      <w:r>
        <w:rPr>
          <w:i w:val="false"/>
          <w:iCs w:val="false"/>
          <w:lang w:val="en-US"/>
        </w:rPr>
        <w:t xml:space="preserve">may use filters for concept property values. For example this can be useful to query the CTI DB for tools on a particular platform or for sub-techniques. </w:t>
      </w:r>
    </w:p>
    <w:p>
      <w:pPr>
        <w:pStyle w:val="Normal"/>
        <w:numPr>
          <w:ilvl w:val="2"/>
          <w:numId w:val="182"/>
        </w:numPr>
        <w:bidi w:val="0"/>
        <w:spacing w:before="0" w:after="120"/>
        <w:jc w:val="start"/>
        <w:rPr>
          <w:lang w:val="en-US"/>
        </w:rPr>
      </w:pPr>
      <w:r>
        <w:rPr>
          <w:i w:val="false"/>
          <w:iCs w:val="false"/>
          <w:lang w:val="en-US"/>
        </w:rPr>
        <w:t>A filter can use these operators: = (equal), != (not equal).</w:t>
      </w:r>
    </w:p>
    <w:p>
      <w:pPr>
        <w:pStyle w:val="Normal"/>
        <w:numPr>
          <w:ilvl w:val="2"/>
          <w:numId w:val="183"/>
        </w:numPr>
        <w:bidi w:val="0"/>
        <w:spacing w:before="0" w:after="120"/>
        <w:jc w:val="start"/>
        <w:rPr>
          <w:lang w:val="en-US"/>
        </w:rPr>
      </w:pPr>
      <w:r>
        <w:rPr>
          <w:i w:val="false"/>
          <w:iCs w:val="false"/>
          <w:lang w:val="en-US"/>
        </w:rPr>
        <w:t xml:space="preserve">An “any” filter [? op value] describes a condition that is necessary to apply to at least one values in a list property. E.g. </w:t>
      </w:r>
      <w:r>
        <w:rPr>
          <w:i/>
          <w:iCs/>
          <w:lang w:val="en-US"/>
        </w:rPr>
        <w:t>attack-pattern.x_mitre_platforms</w:t>
      </w:r>
      <w:r>
        <w:rPr>
          <w:i w:val="false"/>
          <w:iCs w:val="false"/>
          <w:lang w:val="en-US"/>
        </w:rPr>
        <w:t>[? = ”Linux”].</w:t>
      </w:r>
    </w:p>
    <w:p>
      <w:pPr>
        <w:pStyle w:val="Normal"/>
        <w:numPr>
          <w:ilvl w:val="2"/>
          <w:numId w:val="184"/>
        </w:numPr>
        <w:bidi w:val="0"/>
        <w:spacing w:before="0" w:after="120"/>
        <w:jc w:val="start"/>
        <w:rPr>
          <w:lang w:val="en-US"/>
          <w:del w:id="187" w:author="I.C." w:date="2025-09-22T21:20:00Z"/>
        </w:rPr>
      </w:pPr>
      <w:r>
        <w:rPr>
          <w:i w:val="false"/>
          <w:iCs w:val="false"/>
          <w:lang w:val="en-US"/>
        </w:rPr>
        <w:t>An “all” filter [* op value] describes a condition that is necessary to apply to all values in a list property. E.g. attack-pattern.x_mitre_platforms[* != “Windows”]</w:t>
      </w:r>
    </w:p>
    <w:p>
      <w:pPr>
        <w:pStyle w:val="Normal"/>
        <w:numPr>
          <w:ilvl w:val="2"/>
          <w:numId w:val="185"/>
        </w:numPr>
        <w:bidi w:val="0"/>
        <w:spacing w:before="0" w:after="120"/>
        <w:jc w:val="start"/>
        <w:rPr>
          <w:lang w:val="en-US"/>
          <w:del w:id="189" w:author="I.C." w:date="2025-09-22T21:20:00Z"/>
        </w:rPr>
      </w:pPr>
      <w:del w:id="188" w:author="I.C." w:date="2025-09-22T21:20:00Z">
        <w:r>
          <w:rPr>
            <w:i w:val="false"/>
            <w:iCs w:val="false"/>
            <w:lang w:val="en-US"/>
          </w:rPr>
          <w:delText>They may define local-scope variable bound to a DB node that can be used elsewhere in the same template to refer to the same node.</w:delText>
        </w:r>
      </w:del>
    </w:p>
    <w:p>
      <w:pPr>
        <w:pStyle w:val="Normal"/>
        <w:numPr>
          <w:ilvl w:val="2"/>
          <w:numId w:val="186"/>
        </w:numPr>
        <w:bidi w:val="0"/>
        <w:spacing w:before="0" w:after="120"/>
        <w:jc w:val="start"/>
        <w:rPr>
          <w:lang w:val="en-US"/>
        </w:rPr>
      </w:pPr>
      <w:del w:id="190" w:author="I.C." w:date="2025-09-22T21:20:00Z">
        <w:r>
          <w:rPr>
            <w:i w:val="false"/>
            <w:iCs w:val="false"/>
            <w:lang w:val="en-US"/>
          </w:rPr>
          <w:delText>Two different bound local variables of the same type refer to different concepts/nodes in the graph DB.</w:delText>
        </w:r>
      </w:del>
    </w:p>
    <w:p>
      <w:pPr>
        <w:pStyle w:val="Normal"/>
        <w:numPr>
          <w:ilvl w:val="1"/>
          <w:numId w:val="187"/>
        </w:numPr>
        <w:bidi w:val="0"/>
        <w:spacing w:before="0" w:after="120"/>
        <w:jc w:val="start"/>
        <w:rPr>
          <w:lang w:val="en-US"/>
          <w:ins w:id="193" w:author="I.C." w:date="2025-09-22T20:43:25Z"/>
        </w:rPr>
      </w:pPr>
      <w:ins w:id="191" w:author="I.C." w:date="2025-09-23T12:44:36Z">
        <w:r>
          <w:rPr>
            <w:i w:val="false"/>
            <w:iCs w:val="false"/>
            <w:lang w:val="en-US"/>
          </w:rPr>
          <w:t>Multiple query fields</w:t>
        </w:r>
      </w:ins>
      <w:ins w:id="192" w:author="I.C." w:date="2025-09-22T20:43:25Z">
        <w:r>
          <w:rPr>
            <w:i w:val="false"/>
            <w:iCs w:val="false"/>
            <w:lang w:val="en-US"/>
          </w:rPr>
          <w:t xml:space="preserve"> may refer to more than one node type. In this case, these nodes are resolved to concepts connected in the concept graph using additional path or filter constraints in the current template or using an implicit path between the concepts. </w:t>
        </w:r>
      </w:ins>
    </w:p>
    <w:p>
      <w:pPr>
        <w:pStyle w:val="Normal"/>
        <w:numPr>
          <w:ilvl w:val="2"/>
          <w:numId w:val="188"/>
        </w:numPr>
        <w:bidi w:val="0"/>
        <w:spacing w:before="0" w:after="120"/>
        <w:jc w:val="start"/>
        <w:rPr>
          <w:lang w:val="en-US"/>
          <w:ins w:id="219" w:author="I.C." w:date="2025-09-22T20:43:25Z"/>
        </w:rPr>
      </w:pPr>
      <w:ins w:id="194" w:author="I.C." w:date="2025-09-22T20:43:25Z">
        <w:bookmarkStart w:id="8" w:name="__RefNumPara__10125_1956390754"/>
        <w:bookmarkEnd w:id="8"/>
        <w:r>
          <w:rPr>
            <w:i w:val="false"/>
            <w:iCs w:val="false"/>
            <w:lang w:val="en-US"/>
          </w:rPr>
          <w:t xml:space="preserve">A template that contains {a.prop_a} and {b.prop_b} where </w:t>
        </w:r>
      </w:ins>
      <w:ins w:id="195" w:author="I.C." w:date="2025-09-22T20:43:25Z">
        <w:r>
          <w:rPr>
            <w:i/>
            <w:iCs/>
            <w:lang w:val="en-US"/>
          </w:rPr>
          <w:t xml:space="preserve">a </w:t>
        </w:r>
      </w:ins>
      <w:ins w:id="196" w:author="I.C." w:date="2025-09-22T20:43:25Z">
        <w:r>
          <w:rPr>
            <w:i w:val="false"/>
            <w:iCs w:val="false"/>
            <w:lang w:val="en-US"/>
          </w:rPr>
          <w:t xml:space="preserve">and </w:t>
        </w:r>
      </w:ins>
      <w:ins w:id="197" w:author="I.C." w:date="2025-09-22T20:43:25Z">
        <w:r>
          <w:rPr>
            <w:i/>
            <w:iCs/>
            <w:lang w:val="en-US"/>
          </w:rPr>
          <w:t xml:space="preserve">b </w:t>
        </w:r>
      </w:ins>
      <w:ins w:id="198" w:author="I.C." w:date="2025-09-22T20:43:25Z">
        <w:r>
          <w:rPr>
            <w:i w:val="false"/>
            <w:iCs w:val="false"/>
            <w:lang w:val="en-US"/>
          </w:rPr>
          <w:t xml:space="preserve">are </w:t>
        </w:r>
      </w:ins>
      <w:ins w:id="199" w:author="I.C." w:date="2025-09-22T20:43:25Z">
        <w:r>
          <w:rPr>
            <w:b/>
            <w:bCs/>
            <w:i/>
            <w:iCs/>
            <w:lang w:val="en-US"/>
          </w:rPr>
          <w:t>node types</w:t>
        </w:r>
      </w:ins>
      <w:ins w:id="200" w:author="I.C." w:date="2025-09-22T20:43:25Z">
        <w:r>
          <w:rPr>
            <w:i w:val="false"/>
            <w:iCs w:val="false"/>
            <w:lang w:val="en-US"/>
          </w:rPr>
          <w:t xml:space="preserve"> resolves to strings (e.g. triples) with all possible combinations of </w:t>
        </w:r>
      </w:ins>
      <w:ins w:id="201" w:author="I.C." w:date="2025-09-22T20:43:25Z">
        <w:r>
          <w:rPr>
            <w:i/>
            <w:iCs/>
            <w:lang w:val="en-US"/>
          </w:rPr>
          <w:t>node_a.prop_a</w:t>
        </w:r>
      </w:ins>
      <w:ins w:id="202" w:author="I.C." w:date="2025-09-22T20:43:25Z">
        <w:r>
          <w:rPr>
            <w:i w:val="false"/>
            <w:iCs w:val="false"/>
            <w:lang w:val="en-US"/>
          </w:rPr>
          <w:t xml:space="preserve">  and </w:t>
        </w:r>
      </w:ins>
      <w:ins w:id="203" w:author="I.C." w:date="2025-09-22T20:43:25Z">
        <w:r>
          <w:rPr>
            <w:i/>
            <w:iCs/>
            <w:lang w:val="en-US"/>
          </w:rPr>
          <w:t xml:space="preserve">node_b.prop_b, </w:t>
        </w:r>
      </w:ins>
      <w:ins w:id="204" w:author="I.C." w:date="2025-09-22T20:43:25Z">
        <w:r>
          <w:rPr>
            <w:i w:val="false"/>
            <w:iCs w:val="false"/>
            <w:lang w:val="en-US"/>
          </w:rPr>
          <w:t xml:space="preserve"> where </w:t>
        </w:r>
      </w:ins>
      <w:ins w:id="205" w:author="I.C." w:date="2025-09-22T20:43:25Z">
        <w:r>
          <w:rPr>
            <w:i/>
            <w:iCs/>
            <w:lang w:val="en-US"/>
          </w:rPr>
          <w:t xml:space="preserve">node_a </w:t>
        </w:r>
      </w:ins>
      <w:ins w:id="206" w:author="I.C." w:date="2025-09-22T20:43:25Z">
        <w:r>
          <w:rPr>
            <w:i w:val="false"/>
            <w:iCs w:val="false"/>
            <w:lang w:val="en-US"/>
          </w:rPr>
          <w:t xml:space="preserve">is from type </w:t>
        </w:r>
      </w:ins>
      <w:ins w:id="207" w:author="I.C." w:date="2025-09-22T20:43:25Z">
        <w:r>
          <w:rPr>
            <w:i/>
            <w:iCs/>
            <w:lang w:val="en-US"/>
          </w:rPr>
          <w:t xml:space="preserve">a </w:t>
        </w:r>
      </w:ins>
      <w:ins w:id="208" w:author="I.C." w:date="2025-09-22T20:43:25Z">
        <w:r>
          <w:rPr>
            <w:i w:val="false"/>
            <w:iCs w:val="false"/>
            <w:lang w:val="en-US"/>
          </w:rPr>
          <w:t xml:space="preserve">and </w:t>
        </w:r>
      </w:ins>
      <w:ins w:id="209" w:author="I.C." w:date="2025-09-22T20:43:25Z">
        <w:r>
          <w:rPr>
            <w:i/>
            <w:iCs/>
            <w:lang w:val="en-US"/>
          </w:rPr>
          <w:t>node_b</w:t>
        </w:r>
      </w:ins>
      <w:ins w:id="210" w:author="I.C." w:date="2025-09-22T20:43:25Z">
        <w:r>
          <w:rPr>
            <w:i w:val="false"/>
            <w:iCs w:val="false"/>
            <w:lang w:val="en-US"/>
          </w:rPr>
          <w:t xml:space="preserve"> is from type </w:t>
        </w:r>
      </w:ins>
      <w:ins w:id="211" w:author="I.C." w:date="2025-09-22T20:43:25Z">
        <w:r>
          <w:rPr>
            <w:i/>
            <w:iCs/>
            <w:lang w:val="en-US"/>
          </w:rPr>
          <w:t>b</w:t>
        </w:r>
      </w:ins>
      <w:ins w:id="212" w:author="I.C." w:date="2025-09-22T20:43:25Z">
        <w:r>
          <w:rPr>
            <w:i w:val="false"/>
            <w:iCs w:val="false"/>
            <w:lang w:val="en-US"/>
          </w:rPr>
          <w:t xml:space="preserve">, and </w:t>
        </w:r>
      </w:ins>
      <w:ins w:id="213" w:author="I.C." w:date="2025-09-22T20:43:25Z">
        <w:r>
          <w:rPr>
            <w:i/>
            <w:iCs/>
            <w:lang w:val="en-US"/>
          </w:rPr>
          <w:t xml:space="preserve">node_a </w:t>
        </w:r>
      </w:ins>
      <w:ins w:id="214" w:author="I.C." w:date="2025-09-22T20:43:25Z">
        <w:r>
          <w:rPr>
            <w:i w:val="false"/>
            <w:iCs w:val="false"/>
            <w:lang w:val="en-US"/>
          </w:rPr>
          <w:t xml:space="preserve">is connected with a path to </w:t>
        </w:r>
      </w:ins>
      <w:ins w:id="215" w:author="I.C." w:date="2025-09-22T20:43:25Z">
        <w:r>
          <w:rPr>
            <w:i/>
            <w:iCs/>
            <w:lang w:val="en-US"/>
          </w:rPr>
          <w:t>node_b</w:t>
        </w:r>
      </w:ins>
      <w:ins w:id="216" w:author="I.C." w:date="2025-09-22T20:43:25Z">
        <w:r>
          <w:rPr>
            <w:i w:val="false"/>
            <w:iCs w:val="false"/>
            <w:lang w:val="en-US"/>
          </w:rPr>
          <w:t xml:space="preserve"> or vice-versa </w:t>
        </w:r>
      </w:ins>
      <w:ins w:id="217" w:author="I.C." w:date="2025-09-22T20:43:25Z">
        <w:r>
          <w:rPr>
            <w:rStyle w:val="FootnoteReference"/>
            <w:i w:val="false"/>
            <w:iCs w:val="false"/>
            <w:lang w:val="en-US"/>
          </w:rPr>
          <w:footnoteReference w:id="2"/>
        </w:r>
      </w:ins>
      <w:ins w:id="218" w:author="I.C." w:date="2025-09-22T20:43:25Z">
        <w:r>
          <w:rPr>
            <w:i w:val="false"/>
            <w:iCs w:val="false"/>
            <w:lang w:val="en-US"/>
          </w:rPr>
          <w:t xml:space="preserve">. The addition of any new node type to a template “branches” or “splits” the template on an extra dimension. This is similar to a Cartesian product filtered by a relation between the current two nodes.  </w:t>
        </w:r>
      </w:ins>
    </w:p>
    <w:p>
      <w:pPr>
        <w:pStyle w:val="Normal"/>
        <w:numPr>
          <w:ilvl w:val="1"/>
          <w:numId w:val="189"/>
        </w:numPr>
        <w:bidi w:val="0"/>
        <w:spacing w:before="0" w:after="120"/>
        <w:jc w:val="start"/>
        <w:rPr>
          <w:lang w:val="en-US"/>
          <w:ins w:id="223" w:author="I.C." w:date="2025-09-22T20:43:25Z"/>
        </w:rPr>
      </w:pPr>
      <w:ins w:id="220" w:author="I.C." w:date="2025-09-22T20:43:25Z">
        <w:r>
          <w:rPr>
            <w:i w:val="false"/>
            <w:iCs w:val="false"/>
            <w:lang w:val="en-US"/>
          </w:rPr>
          <w:t xml:space="preserve">A query field may define a </w:t>
        </w:r>
      </w:ins>
      <w:ins w:id="221" w:author="I.C." w:date="2025-09-22T20:43:25Z">
        <w:r>
          <w:rPr>
            <w:b/>
            <w:bCs/>
            <w:i w:val="false"/>
            <w:iCs w:val="false"/>
            <w:lang w:val="en-US"/>
          </w:rPr>
          <w:t xml:space="preserve">local-scope variable </w:t>
        </w:r>
      </w:ins>
      <w:ins w:id="222" w:author="I.C." w:date="2025-09-22T20:43:25Z">
        <w:r>
          <w:rPr>
            <w:i w:val="false"/>
            <w:iCs w:val="false"/>
            <w:lang w:val="en-US"/>
          </w:rPr>
          <w:t>that can be used elsewhere in the same template to refer to the same node. A variable repeated in other query fields carries its identity, referring to the same node.</w:t>
        </w:r>
      </w:ins>
    </w:p>
    <w:p>
      <w:pPr>
        <w:pStyle w:val="Normal"/>
        <w:numPr>
          <w:ilvl w:val="2"/>
          <w:numId w:val="190"/>
        </w:numPr>
        <w:bidi w:val="0"/>
        <w:spacing w:before="0" w:after="120"/>
        <w:jc w:val="start"/>
        <w:rPr>
          <w:lang w:val="en-US"/>
          <w:ins w:id="235" w:author="I.C." w:date="2025-09-22T20:43:25Z"/>
        </w:rPr>
      </w:pPr>
      <w:ins w:id="224" w:author="I.C." w:date="2025-09-22T20:43:25Z">
        <w:r>
          <w:rPr>
            <w:i w:val="false"/>
            <w:iCs w:val="false"/>
            <w:lang w:val="en-US"/>
          </w:rPr>
          <w:t xml:space="preserve">An </w:t>
        </w:r>
      </w:ins>
      <w:ins w:id="225" w:author="I.C." w:date="2025-09-22T20:43:25Z">
        <w:r>
          <w:rPr>
            <w:b/>
            <w:bCs/>
            <w:i w:val="false"/>
            <w:iCs w:val="false"/>
            <w:lang w:val="en-US"/>
          </w:rPr>
          <w:t xml:space="preserve">unbound variable </w:t>
        </w:r>
      </w:ins>
      <w:ins w:id="226" w:author="I.C." w:date="2025-09-22T20:43:25Z">
        <w:r>
          <w:rPr>
            <w:i w:val="false"/>
            <w:iCs w:val="false"/>
            <w:lang w:val="en-US"/>
          </w:rPr>
          <w:t xml:space="preserve">becomes an alias for a node if its type and it becomes a branching node. Example: in “{m:malware.name} {m.id}” variable </w:t>
        </w:r>
      </w:ins>
      <w:ins w:id="227" w:author="I.C." w:date="2025-09-22T20:43:25Z">
        <w:r>
          <w:rPr>
            <w:i/>
            <w:iCs/>
            <w:lang w:val="en-US"/>
          </w:rPr>
          <w:t>m</w:t>
        </w:r>
      </w:ins>
      <w:ins w:id="228" w:author="I.C." w:date="2025-09-22T20:43:25Z">
        <w:r>
          <w:rPr>
            <w:i w:val="false"/>
            <w:iCs w:val="false"/>
            <w:lang w:val="en-US"/>
          </w:rPr>
          <w:t xml:space="preserve"> is unbound in the first field and takes values across all possible </w:t>
        </w:r>
      </w:ins>
      <w:ins w:id="229" w:author="I.C." w:date="2025-09-22T20:43:25Z">
        <w:r>
          <w:rPr>
            <w:i/>
            <w:iCs/>
            <w:lang w:val="en-US"/>
          </w:rPr>
          <w:t xml:space="preserve">malware </w:t>
        </w:r>
      </w:ins>
      <w:ins w:id="230" w:author="I.C." w:date="2025-09-22T20:43:25Z">
        <w:r>
          <w:rPr>
            <w:i w:val="false"/>
            <w:iCs w:val="false"/>
            <w:lang w:val="en-US"/>
          </w:rPr>
          <w:t xml:space="preserve">nodes (not their names). In the second field, </w:t>
        </w:r>
      </w:ins>
      <w:ins w:id="231" w:author="I.C." w:date="2025-09-22T20:43:25Z">
        <w:r>
          <w:rPr>
            <w:i/>
            <w:iCs/>
            <w:lang w:val="en-US"/>
          </w:rPr>
          <w:t>m</w:t>
        </w:r>
      </w:ins>
      <w:ins w:id="232" w:author="I.C." w:date="2025-09-22T20:43:25Z">
        <w:r>
          <w:rPr>
            <w:i w:val="false"/>
            <w:iCs w:val="false"/>
            <w:lang w:val="en-US"/>
          </w:rPr>
          <w:t xml:space="preserve"> refers to the same malware node as in the first field and it is </w:t>
        </w:r>
      </w:ins>
      <w:ins w:id="233" w:author="I.C." w:date="2025-09-22T20:43:25Z">
        <w:r>
          <w:rPr>
            <w:b/>
            <w:bCs/>
            <w:i w:val="false"/>
            <w:iCs w:val="false"/>
            <w:lang w:val="en-US"/>
          </w:rPr>
          <w:t xml:space="preserve">bound </w:t>
        </w:r>
      </w:ins>
      <w:ins w:id="234" w:author="I.C." w:date="2025-09-22T20:43:25Z">
        <w:r>
          <w:rPr>
            <w:i w:val="false"/>
            <w:iCs w:val="false"/>
            <w:lang w:val="en-US"/>
          </w:rPr>
          <w:t>to it.</w:t>
        </w:r>
      </w:ins>
    </w:p>
    <w:p>
      <w:pPr>
        <w:pStyle w:val="Normal"/>
        <w:numPr>
          <w:ilvl w:val="2"/>
          <w:numId w:val="191"/>
        </w:numPr>
        <w:bidi w:val="0"/>
        <w:spacing w:before="0" w:after="120"/>
        <w:jc w:val="start"/>
        <w:rPr>
          <w:lang w:val="en-US"/>
          <w:ins w:id="245" w:author="I.C." w:date="2025-09-22T20:43:25Z"/>
        </w:rPr>
      </w:pPr>
      <w:ins w:id="236" w:author="I.C." w:date="2025-09-22T20:43:25Z">
        <w:r>
          <w:rPr>
            <w:i w:val="false"/>
            <w:iCs w:val="false"/>
            <w:lang w:val="en-US"/>
          </w:rPr>
          <w:t>A variable can be bound to a node resulting from a relationship path. Example: in {</w:t>
        </w:r>
      </w:ins>
      <w:ins w:id="237" w:author="I.C." w:date="2025-09-22T20:43:25Z">
        <w:r>
          <w:rPr>
            <w:b/>
            <w:bCs/>
            <w:i/>
            <w:iCs/>
            <w:lang w:val="en-US"/>
          </w:rPr>
          <w:t>intset</w:t>
        </w:r>
      </w:ins>
      <w:ins w:id="238" w:author="I.C." w:date="2025-09-22T20:43:25Z">
        <w:r>
          <w:rPr>
            <w:i w:val="false"/>
            <w:iCs w:val="false"/>
            <w:lang w:val="en-US"/>
          </w:rPr>
          <w:t xml:space="preserve">:campaign.attributed-to.name} </w:t>
        </w:r>
      </w:ins>
      <w:ins w:id="239" w:author="I.C." w:date="2025-09-22T20:43:25Z">
        <w:r>
          <w:rPr>
            <w:i/>
            <w:iCs/>
            <w:lang w:val="en-US"/>
          </w:rPr>
          <w:t xml:space="preserve">intset </w:t>
        </w:r>
      </w:ins>
      <w:ins w:id="240" w:author="I.C." w:date="2025-09-22T20:43:25Z">
        <w:r>
          <w:rPr>
            <w:i w:val="false"/>
            <w:iCs w:val="false"/>
            <w:lang w:val="en-US"/>
          </w:rPr>
          <w:t xml:space="preserve">is a variable bound to one of the </w:t>
        </w:r>
      </w:ins>
      <w:ins w:id="241" w:author="I.C." w:date="2025-09-22T20:43:25Z">
        <w:r>
          <w:rPr>
            <w:i/>
            <w:iCs/>
            <w:lang w:val="en-US"/>
          </w:rPr>
          <w:t>intrusion-set</w:t>
        </w:r>
      </w:ins>
      <w:ins w:id="242" w:author="I.C." w:date="2025-09-22T20:43:25Z">
        <w:r>
          <w:rPr>
            <w:i w:val="false"/>
            <w:iCs w:val="false"/>
            <w:lang w:val="en-US"/>
          </w:rPr>
          <w:t xml:space="preserve">s associated with the </w:t>
        </w:r>
      </w:ins>
      <w:ins w:id="243" w:author="I.C." w:date="2025-09-22T20:43:25Z">
        <w:r>
          <w:rPr>
            <w:i/>
            <w:iCs/>
            <w:lang w:val="en-US"/>
          </w:rPr>
          <w:t>campaign</w:t>
        </w:r>
      </w:ins>
      <w:ins w:id="244" w:author="I.C." w:date="2025-09-22T20:43:25Z">
        <w:r>
          <w:rPr>
            <w:i w:val="false"/>
            <w:iCs w:val="false"/>
            <w:lang w:val="en-US"/>
          </w:rPr>
          <w:t>.</w:t>
        </w:r>
      </w:ins>
    </w:p>
    <w:p>
      <w:pPr>
        <w:pStyle w:val="Normal"/>
        <w:numPr>
          <w:ilvl w:val="2"/>
          <w:numId w:val="192"/>
        </w:numPr>
        <w:bidi w:val="0"/>
        <w:spacing w:before="0" w:after="120"/>
        <w:jc w:val="start"/>
        <w:rPr>
          <w:lang w:val="en-US"/>
          <w:ins w:id="264" w:author="I.C." w:date="2025-09-22T20:43:25Z"/>
        </w:rPr>
      </w:pPr>
      <w:ins w:id="246" w:author="I.C." w:date="2025-09-22T20:43:25Z">
        <w:r>
          <w:rPr>
            <w:i w:val="false"/>
            <w:iCs w:val="false"/>
            <w:lang w:val="en-US"/>
          </w:rPr>
          <w:t xml:space="preserve">Two </w:t>
        </w:r>
      </w:ins>
      <w:ins w:id="247" w:author="I.C." w:date="2025-09-22T20:43:25Z">
        <w:r>
          <w:rPr>
            <w:b w:val="false"/>
            <w:bCs w:val="false"/>
            <w:i w:val="false"/>
            <w:iCs w:val="false"/>
            <w:lang w:val="en-US"/>
          </w:rPr>
          <w:t xml:space="preserve">different unbound </w:t>
        </w:r>
      </w:ins>
      <w:ins w:id="248" w:author="I.C." w:date="2025-09-22T20:43:25Z">
        <w:r>
          <w:rPr>
            <w:i w:val="false"/>
            <w:iCs w:val="false"/>
            <w:lang w:val="en-US"/>
          </w:rPr>
          <w:t xml:space="preserve">variables of the </w:t>
        </w:r>
      </w:ins>
      <w:ins w:id="249" w:author="I.C." w:date="2025-09-22T20:43:25Z">
        <w:r>
          <w:rPr>
            <w:b/>
            <w:bCs/>
            <w:i w:val="false"/>
            <w:iCs w:val="false"/>
            <w:lang w:val="en-US"/>
          </w:rPr>
          <w:t xml:space="preserve">same type </w:t>
        </w:r>
      </w:ins>
      <w:ins w:id="250" w:author="I.C." w:date="2025-09-22T20:43:25Z">
        <w:r>
          <w:rPr>
            <w:b w:val="false"/>
            <w:bCs w:val="false"/>
            <w:i w:val="false"/>
            <w:iCs w:val="false"/>
            <w:lang w:val="en-US"/>
          </w:rPr>
          <w:t>resolve</w:t>
        </w:r>
      </w:ins>
      <w:ins w:id="251" w:author="I.C." w:date="2025-09-22T20:43:25Z">
        <w:r>
          <w:rPr>
            <w:i w:val="false"/>
            <w:iCs w:val="false"/>
            <w:lang w:val="en-US"/>
          </w:rPr>
          <w:t xml:space="preserve"> to </w:t>
        </w:r>
      </w:ins>
      <w:ins w:id="252" w:author="I.C." w:date="2025-09-22T20:43:25Z">
        <w:r>
          <w:rPr>
            <w:b/>
            <w:bCs/>
            <w:i w:val="false"/>
            <w:iCs w:val="false"/>
            <w:lang w:val="en-US"/>
          </w:rPr>
          <w:t xml:space="preserve">different </w:t>
        </w:r>
      </w:ins>
      <w:ins w:id="253" w:author="I.C." w:date="2025-09-22T20:43:25Z">
        <w:r>
          <w:rPr>
            <w:i w:val="false"/>
            <w:iCs w:val="false"/>
            <w:lang w:val="en-US"/>
          </w:rPr>
          <w:t xml:space="preserve">concepts/nodes in the graph DB. Example: “{t1:tool} is not {t2:tool}”, </w:t>
        </w:r>
      </w:ins>
      <w:ins w:id="254" w:author="I.C." w:date="2025-09-22T20:43:25Z">
        <w:r>
          <w:rPr>
            <w:i/>
            <w:iCs/>
            <w:lang w:val="en-US"/>
          </w:rPr>
          <w:t>t</w:t>
        </w:r>
      </w:ins>
      <w:ins w:id="255" w:author="I.C." w:date="2025-09-22T20:43:25Z">
        <w:r>
          <w:rPr>
            <w:i w:val="false"/>
            <w:iCs w:val="false"/>
            <w:lang w:val="en-US"/>
          </w:rPr>
          <w:t xml:space="preserve">1 and </w:t>
        </w:r>
      </w:ins>
      <w:ins w:id="256" w:author="I.C." w:date="2025-09-22T20:43:25Z">
        <w:r>
          <w:rPr>
            <w:i/>
            <w:iCs/>
            <w:lang w:val="en-US"/>
          </w:rPr>
          <w:t>t</w:t>
        </w:r>
      </w:ins>
      <w:ins w:id="257" w:author="I.C." w:date="2025-09-22T20:43:25Z">
        <w:r>
          <w:rPr>
            <w:i w:val="false"/>
            <w:iCs w:val="false"/>
            <w:lang w:val="en-US"/>
          </w:rPr>
          <w:t xml:space="preserve">2 are different </w:t>
        </w:r>
      </w:ins>
      <w:ins w:id="258" w:author="I.C." w:date="2025-09-22T20:43:25Z">
        <w:r>
          <w:rPr>
            <w:i/>
            <w:iCs/>
            <w:lang w:val="en-US"/>
          </w:rPr>
          <w:t xml:space="preserve">tool </w:t>
        </w:r>
      </w:ins>
      <w:ins w:id="259" w:author="I.C." w:date="2025-09-22T20:43:25Z">
        <w:r>
          <w:rPr>
            <w:i w:val="false"/>
            <w:iCs w:val="false"/>
            <w:lang w:val="en-US"/>
          </w:rPr>
          <w:t xml:space="preserve">nodes, causing branching first on </w:t>
        </w:r>
      </w:ins>
      <w:ins w:id="260" w:author="I.C." w:date="2025-09-22T20:43:25Z">
        <w:r>
          <w:rPr>
            <w:i/>
            <w:iCs/>
            <w:lang w:val="en-US"/>
          </w:rPr>
          <w:t>t</w:t>
        </w:r>
      </w:ins>
      <w:ins w:id="261" w:author="I.C." w:date="2025-09-22T20:43:25Z">
        <w:r>
          <w:rPr>
            <w:i w:val="false"/>
            <w:iCs w:val="false"/>
            <w:lang w:val="en-US"/>
          </w:rPr>
          <w:t xml:space="preserve">1 and then on </w:t>
        </w:r>
      </w:ins>
      <w:ins w:id="262" w:author="I.C." w:date="2025-09-22T20:43:25Z">
        <w:r>
          <w:rPr>
            <w:i/>
            <w:iCs/>
            <w:lang w:val="en-US"/>
          </w:rPr>
          <w:t>t</w:t>
        </w:r>
      </w:ins>
      <w:ins w:id="263" w:author="I.C." w:date="2025-09-22T20:43:25Z">
        <w:r>
          <w:rPr>
            <w:i w:val="false"/>
            <w:iCs w:val="false"/>
            <w:lang w:val="en-US"/>
          </w:rPr>
          <w:t>2,</w:t>
        </w:r>
      </w:ins>
    </w:p>
    <w:p>
      <w:pPr>
        <w:pStyle w:val="Normal"/>
        <w:numPr>
          <w:ilvl w:val="2"/>
          <w:numId w:val="193"/>
        </w:numPr>
        <w:bidi w:val="0"/>
        <w:spacing w:before="0" w:after="120"/>
        <w:jc w:val="start"/>
        <w:rPr>
          <w:lang w:val="en-US"/>
          <w:ins w:id="274" w:author="I.C." w:date="2025-09-22T20:43:25Z"/>
        </w:rPr>
      </w:pPr>
      <w:ins w:id="265" w:author="I.C." w:date="2025-09-22T20:43:25Z">
        <w:r>
          <w:rPr>
            <w:i w:val="false"/>
            <w:iCs w:val="false"/>
            <w:lang w:val="en-US"/>
          </w:rPr>
          <w:t xml:space="preserve">Two </w:t>
        </w:r>
      </w:ins>
      <w:ins w:id="266" w:author="I.C." w:date="2025-09-22T20:43:25Z">
        <w:r>
          <w:rPr>
            <w:b/>
            <w:bCs/>
            <w:i w:val="false"/>
            <w:iCs w:val="false"/>
            <w:lang w:val="en-US"/>
          </w:rPr>
          <w:t>unbound</w:t>
        </w:r>
      </w:ins>
      <w:ins w:id="267" w:author="I.C." w:date="2025-09-22T20:43:25Z">
        <w:r>
          <w:rPr>
            <w:i w:val="false"/>
            <w:iCs w:val="false"/>
            <w:lang w:val="en-US"/>
          </w:rPr>
          <w:t xml:space="preserve"> variables of </w:t>
        </w:r>
      </w:ins>
      <w:ins w:id="268" w:author="I.C." w:date="2025-09-22T20:43:25Z">
        <w:r>
          <w:rPr>
            <w:b/>
            <w:bCs/>
            <w:i w:val="false"/>
            <w:iCs w:val="false"/>
            <w:lang w:val="en-US"/>
          </w:rPr>
          <w:t>different</w:t>
        </w:r>
      </w:ins>
      <w:ins w:id="269" w:author="I.C." w:date="2025-09-22T20:43:25Z">
        <w:r>
          <w:rPr>
            <w:i w:val="false"/>
            <w:iCs w:val="false"/>
            <w:lang w:val="en-US"/>
          </w:rPr>
          <w:t xml:space="preserve"> types are resolved to concepts connected in the concept graph using additional path or filter constraints in the current template or using an implicit path between the concepts, as described in statement </w:t>
        </w:r>
      </w:ins>
      <w:ins w:id="270" w:author="I.C." w:date="2025-09-22T20:43:25Z">
        <w:r>
          <w:rPr>
            <w:i w:val="false"/>
            <w:iCs w:val="false"/>
            <w:lang w:val="en-US"/>
          </w:rPr>
          <w:fldChar w:fldCharType="begin"/>
        </w:r>
        <w:r>
          <w:rPr>
            <w:i w:val="false"/>
            <w:iCs w:val="false"/>
            <w:lang w:val="en-US"/>
          </w:rPr>
          <w:instrText xml:space="preserve"> REF __RefNumPara__10125_1956390754 \w \w \h </w:instrText>
        </w:r>
        <w:r>
          <w:rPr>
            <w:i w:val="false"/>
            <w:iCs w:val="false"/>
            <w:lang w:val="en-US"/>
          </w:rPr>
          <w:fldChar w:fldCharType="separate"/>
        </w:r>
        <w:r>
          <w:rPr>
            <w:i w:val="false"/>
            <w:iCs w:val="false"/>
            <w:lang w:val="en-US"/>
          </w:rPr>
          <w:t>F.5.a</w:t>
        </w:r>
        <w:r>
          <w:rPr>
            <w:i w:val="false"/>
            <w:iCs w:val="false"/>
            <w:lang w:val="en-US"/>
          </w:rPr>
          <w:fldChar w:fldCharType="end"/>
        </w:r>
      </w:ins>
      <w:ins w:id="271" w:author="I.C." w:date="2025-09-22T20:43:25Z">
        <w:r>
          <w:rPr>
            <w:i w:val="false"/>
            <w:iCs w:val="false"/>
            <w:lang w:val="en-US"/>
          </w:rPr>
          <w:t xml:space="preserve">, </w:t>
        </w:r>
      </w:ins>
      <w:ins w:id="272" w:author="I.C." w:date="2025-09-22T20:43:25Z">
        <w:r>
          <w:rPr>
            <w:i w:val="false"/>
            <w:iCs w:val="false"/>
            <w:lang w:val="en-US"/>
          </w:rPr>
          <w:fldChar w:fldCharType="begin"/>
        </w:r>
        <w:r>
          <w:rPr>
            <w:i w:val="false"/>
            <w:iCs w:val="false"/>
            <w:lang w:val="en-US"/>
          </w:rPr>
          <w:instrText xml:space="preserve"> REF __RefNumPara__10125_1956390754 \p \h </w:instrText>
        </w:r>
        <w:r>
          <w:rPr>
            <w:i w:val="false"/>
            <w:iCs w:val="false"/>
            <w:lang w:val="en-US"/>
          </w:rPr>
          <w:fldChar w:fldCharType="separate"/>
        </w:r>
        <w:r>
          <w:rPr>
            <w:i w:val="false"/>
            <w:iCs w:val="false"/>
            <w:lang w:val="en-US"/>
          </w:rPr>
          <w:t>above</w:t>
        </w:r>
        <w:r>
          <w:rPr>
            <w:i w:val="false"/>
            <w:iCs w:val="false"/>
            <w:lang w:val="en-US"/>
          </w:rPr>
          <w:fldChar w:fldCharType="end"/>
        </w:r>
      </w:ins>
      <w:ins w:id="273" w:author="I.C." w:date="2025-09-22T20:43:25Z">
        <w:r>
          <w:rPr>
            <w:i w:val="false"/>
            <w:iCs w:val="false"/>
            <w:lang w:val="en-US"/>
          </w:rPr>
          <w:t>.</w:t>
        </w:r>
      </w:ins>
    </w:p>
    <w:p>
      <w:pPr>
        <w:pStyle w:val="Normal"/>
        <w:numPr>
          <w:ilvl w:val="1"/>
          <w:numId w:val="194"/>
        </w:numPr>
        <w:bidi w:val="0"/>
        <w:spacing w:before="0" w:after="120"/>
        <w:jc w:val="start"/>
        <w:rPr>
          <w:lang w:val="en-US"/>
          <w:ins w:id="282" w:author="I.C." w:date="2025-09-23T13:38:26Z"/>
        </w:rPr>
      </w:pPr>
      <w:del w:id="275" w:author="I.C." w:date="2025-09-23T13:07:32Z">
        <w:r>
          <w:rPr>
            <w:i w:val="false"/>
            <w:iCs w:val="false"/>
            <w:lang w:val="en-US"/>
          </w:rPr>
          <w:delText xml:space="preserve">They </w:delText>
        </w:r>
      </w:del>
      <w:ins w:id="276" w:author="I.C." w:date="2025-09-23T13:07:32Z">
        <w:r>
          <w:rPr>
            <w:i w:val="false"/>
            <w:iCs w:val="false"/>
            <w:lang w:val="en-US"/>
          </w:rPr>
          <w:t xml:space="preserve">A query field </w:t>
        </w:r>
      </w:ins>
      <w:r>
        <w:rPr>
          <w:i w:val="false"/>
          <w:iCs w:val="false"/>
          <w:lang w:val="en-US"/>
        </w:rPr>
        <w:t xml:space="preserve">may refer to list properties and select a specific entry by index, </w:t>
      </w:r>
      <w:r>
        <w:rPr>
          <w:i/>
          <w:iCs/>
          <w:lang w:val="en-US"/>
        </w:rPr>
        <w:t>node.property</w:t>
      </w:r>
      <w:r>
        <w:rPr>
          <w:i w:val="false"/>
          <w:iCs w:val="false"/>
          <w:lang w:val="en-US"/>
        </w:rPr>
        <w:t xml:space="preserve">[0], or </w:t>
      </w:r>
      <w:ins w:id="277" w:author="I.C." w:date="2025-09-23T13:07:48Z">
        <w:r>
          <w:rPr>
            <w:i w:val="false"/>
            <w:iCs w:val="false"/>
            <w:lang w:val="en-US"/>
          </w:rPr>
          <w:t xml:space="preserve">may </w:t>
        </w:r>
      </w:ins>
      <w:r>
        <w:rPr>
          <w:i w:val="false"/>
          <w:iCs w:val="false"/>
          <w:lang w:val="en-US"/>
        </w:rPr>
        <w:t>us</w:t>
      </w:r>
      <w:ins w:id="278" w:author="I.C." w:date="2025-09-23T13:07:50Z">
        <w:r>
          <w:rPr>
            <w:i w:val="false"/>
            <w:iCs w:val="false"/>
            <w:lang w:val="en-US"/>
          </w:rPr>
          <w:t>e</w:t>
        </w:r>
      </w:ins>
      <w:del w:id="279" w:author="I.C." w:date="2025-09-23T13:07:50Z">
        <w:r>
          <w:rPr>
            <w:i w:val="false"/>
            <w:iCs w:val="false"/>
            <w:lang w:val="en-US"/>
          </w:rPr>
          <w:delText xml:space="preserve">ing </w:delText>
        </w:r>
      </w:del>
      <w:ins w:id="280" w:author="I.C." w:date="2025-09-23T13:07:54Z">
        <w:r>
          <w:rPr>
            <w:i w:val="false"/>
            <w:iCs w:val="false"/>
            <w:lang w:val="en-US"/>
          </w:rPr>
          <w:t xml:space="preserve"> </w:t>
        </w:r>
      </w:ins>
      <w:r>
        <w:rPr>
          <w:i w:val="false"/>
          <w:iCs w:val="false"/>
          <w:lang w:val="en-US"/>
        </w:rPr>
        <w:t xml:space="preserve">a wildcard “?” to specify a random pick, </w:t>
      </w:r>
      <w:r>
        <w:rPr>
          <w:i/>
          <w:iCs/>
          <w:lang w:val="en-US"/>
        </w:rPr>
        <w:t>node.property</w:t>
      </w:r>
      <w:r>
        <w:rPr>
          <w:i w:val="false"/>
          <w:iCs w:val="false"/>
          <w:lang w:val="en-US"/>
        </w:rPr>
        <w:t>[?].</w:t>
      </w:r>
      <w:ins w:id="281" w:author="I.C." w:date="2025-09-22T20:41:24Z">
        <w:r>
          <w:rPr>
            <w:i w:val="false"/>
            <w:iCs w:val="false"/>
            <w:lang w:val="en-US"/>
          </w:rPr>
          <w:t xml:space="preserve"> Referring to a single value of a property does not lead to branching a template. </w:t>
        </w:r>
      </w:ins>
    </w:p>
    <w:p>
      <w:pPr>
        <w:pStyle w:val="Normal"/>
        <w:numPr>
          <w:ilvl w:val="1"/>
          <w:numId w:val="195"/>
        </w:numPr>
        <w:bidi w:val="0"/>
        <w:spacing w:before="0" w:after="120"/>
        <w:jc w:val="start"/>
        <w:rPr>
          <w:lang w:val="en-US"/>
          <w:ins w:id="284" w:author="I.C." w:date="2025-09-23T13:38:26Z"/>
        </w:rPr>
      </w:pPr>
      <w:ins w:id="283" w:author="I.C." w:date="2025-09-23T13:38:26Z">
        <w:r>
          <w:rPr>
            <w:i w:val="false"/>
            <w:iCs w:val="false"/>
            <w:lang w:val="en-US"/>
          </w:rPr>
          <w:t>They can use inequality operators between bound node variables to indicate that two nodes are different. This is required by negative examples. This type of filter constrains template branching.</w:t>
        </w:r>
      </w:ins>
    </w:p>
    <w:p>
      <w:pPr>
        <w:pStyle w:val="Normal"/>
        <w:numPr>
          <w:ilvl w:val="2"/>
          <w:numId w:val="196"/>
        </w:numPr>
        <w:bidi w:val="0"/>
        <w:spacing w:before="0" w:after="120"/>
        <w:jc w:val="start"/>
        <w:rPr>
          <w:lang w:val="en-US"/>
          <w:ins w:id="286" w:author="I.C." w:date="2025-09-23T13:38:26Z"/>
        </w:rPr>
      </w:pPr>
      <w:ins w:id="285" w:author="I.C." w:date="2025-09-23T13:38:26Z">
        <w:r>
          <w:rPr>
            <w:i w:val="false"/>
            <w:iCs w:val="false"/>
            <w:lang w:val="en-US"/>
          </w:rPr>
          <w:t>Two different techniques used by the same tool: {t1:tool.uses} {t2:tool.uses} {t1 != t2}. This is the default behavior.</w:t>
        </w:r>
      </w:ins>
    </w:p>
    <w:p>
      <w:pPr>
        <w:pStyle w:val="Normal"/>
        <w:numPr>
          <w:ilvl w:val="2"/>
          <w:numId w:val="197"/>
        </w:numPr>
        <w:bidi w:val="0"/>
        <w:spacing w:before="0" w:after="120"/>
        <w:jc w:val="start"/>
        <w:rPr>
          <w:lang w:val="en-US"/>
        </w:rPr>
      </w:pPr>
      <w:ins w:id="287" w:author="I.C." w:date="2025-09-23T13:38:26Z">
        <w:r>
          <w:rPr>
            <w:lang w:val="en-US"/>
          </w:rPr>
          <w:t>A technique not used by a specific tool: {t1:tool.uses} {t2:attack-pattern != t1}</w:t>
        </w:r>
      </w:ins>
    </w:p>
    <w:p>
      <w:pPr>
        <w:pStyle w:val="Normal"/>
        <w:numPr>
          <w:ilvl w:val="0"/>
          <w:numId w:val="198"/>
        </w:numPr>
        <w:bidi w:val="0"/>
        <w:spacing w:before="0" w:after="120"/>
        <w:jc w:val="start"/>
        <w:rPr>
          <w:lang w:val="en-US"/>
        </w:rPr>
      </w:pPr>
      <w:del w:id="288" w:author="I.C." w:date="2025-09-23T13:37:09Z">
        <w:r>
          <w:rPr>
            <w:i w:val="false"/>
            <w:iCs w:val="false"/>
            <w:lang w:val="en-US"/>
          </w:rPr>
          <w:delText>They</w:delText>
        </w:r>
      </w:del>
      <w:ins w:id="289" w:author="I.C." w:date="2025-09-23T13:37:16Z">
        <w:r>
          <w:rPr>
            <w:i w:val="false"/>
            <w:iCs w:val="false"/>
            <w:lang w:val="en-US"/>
          </w:rPr>
          <w:t>A template</w:t>
        </w:r>
      </w:ins>
      <w:r>
        <w:rPr>
          <w:i w:val="false"/>
          <w:iCs w:val="false"/>
          <w:lang w:val="en-US"/>
        </w:rPr>
        <w:t xml:space="preserve"> may use invisible sections marked properly that may define and bind variables and set constraints used elsewhere in the template. An invisible section of a template is delimited by </w:t>
      </w:r>
      <w:r>
        <w:rPr>
          <w:b/>
          <w:bCs/>
          <w:i w:val="false"/>
          <w:iCs w:val="false"/>
          <w:lang w:val="en-US"/>
        </w:rPr>
        <w:t>&lt;*</w:t>
      </w:r>
      <w:r>
        <w:rPr>
          <w:i w:val="false"/>
          <w:iCs w:val="false"/>
          <w:lang w:val="en-US"/>
        </w:rPr>
        <w:t xml:space="preserve"> and </w:t>
      </w:r>
      <w:r>
        <w:rPr>
          <w:b/>
          <w:bCs/>
          <w:i w:val="false"/>
          <w:iCs w:val="false"/>
          <w:lang w:val="en-US"/>
        </w:rPr>
        <w:t xml:space="preserve">*&gt; </w:t>
      </w:r>
      <w:r>
        <w:rPr>
          <w:i w:val="false"/>
          <w:iCs w:val="false"/>
          <w:lang w:val="en-US"/>
        </w:rPr>
        <w:t>and the text inside is excluded from generation. Invisible sections are used to bind variables and filter on relationships of conditions involving concept properties, used elsewhere in the same template.</w:t>
      </w:r>
    </w:p>
    <w:p>
      <w:pPr>
        <w:pStyle w:val="Normal"/>
        <w:numPr>
          <w:ilvl w:val="0"/>
          <w:numId w:val="199"/>
        </w:numPr>
        <w:bidi w:val="0"/>
        <w:spacing w:before="0" w:after="120"/>
        <w:jc w:val="start"/>
        <w:rPr>
          <w:lang w:val="en-US"/>
        </w:rPr>
      </w:pPr>
      <w:del w:id="290" w:author="I.C." w:date="2025-09-23T13:38:40Z">
        <w:r>
          <w:rPr>
            <w:i w:val="false"/>
            <w:iCs w:val="false"/>
            <w:lang w:val="en-US"/>
          </w:rPr>
          <w:delText xml:space="preserve">They </w:delText>
        </w:r>
      </w:del>
      <w:ins w:id="291" w:author="I.C." w:date="2025-09-23T13:38:40Z">
        <w:r>
          <w:rPr>
            <w:i w:val="false"/>
            <w:iCs w:val="false"/>
            <w:lang w:val="en-US"/>
          </w:rPr>
          <w:t xml:space="preserve">A template </w:t>
        </w:r>
      </w:ins>
      <w:r>
        <w:rPr>
          <w:i w:val="false"/>
          <w:iCs w:val="false"/>
          <w:lang w:val="en-US"/>
        </w:rPr>
        <w:t xml:space="preserve">may </w:t>
      </w:r>
      <w:del w:id="292" w:author="I.C." w:date="2025-09-23T13:39:34Z">
        <w:r>
          <w:rPr>
            <w:i w:val="false"/>
            <w:iCs w:val="false"/>
            <w:lang w:val="en-US"/>
          </w:rPr>
          <w:delText xml:space="preserve">refer </w:delText>
        </w:r>
      </w:del>
      <w:ins w:id="293" w:author="I.C." w:date="2025-09-23T13:39:34Z">
        <w:r>
          <w:rPr>
            <w:i w:val="false"/>
            <w:iCs w:val="false"/>
            <w:lang w:val="en-US"/>
          </w:rPr>
          <w:t xml:space="preserve">include a </w:t>
        </w:r>
      </w:ins>
      <w:ins w:id="294" w:author="I.C." w:date="2025-09-23T13:39:34Z">
        <w:r>
          <w:rPr>
            <w:b/>
            <w:bCs/>
            <w:i w:val="false"/>
            <w:iCs w:val="false"/>
            <w:lang w:val="en-US"/>
          </w:rPr>
          <w:t>list comprehension</w:t>
        </w:r>
      </w:ins>
      <w:ins w:id="295" w:author="I.C." w:date="2025-09-23T13:39:34Z">
        <w:r>
          <w:rPr>
            <w:i w:val="false"/>
            <w:iCs w:val="false"/>
            <w:lang w:val="en-US"/>
          </w:rPr>
          <w:t xml:space="preserve">, a sequence of query fields </w:t>
        </w:r>
      </w:ins>
      <w:del w:id="296" w:author="I.C." w:date="2025-09-23T13:40:14Z">
        <w:r>
          <w:rPr>
            <w:i w:val="false"/>
            <w:iCs w:val="false"/>
            <w:lang w:val="en-US"/>
          </w:rPr>
          <w:delText xml:space="preserve">to a concept </w:delText>
        </w:r>
      </w:del>
      <w:r>
        <w:rPr>
          <w:i w:val="false"/>
          <w:iCs w:val="false"/>
          <w:lang w:val="en-US"/>
        </w:rPr>
        <w:t xml:space="preserve">with cardinality greater than 1 </w:t>
      </w:r>
      <w:del w:id="297" w:author="I.C." w:date="2025-09-23T13:40:19Z">
        <w:r>
          <w:rPr>
            <w:i w:val="false"/>
            <w:iCs w:val="false"/>
            <w:lang w:val="en-US"/>
          </w:rPr>
          <w:delText xml:space="preserve">in order to generate </w:delText>
        </w:r>
      </w:del>
      <w:ins w:id="298" w:author="I.C." w:date="2025-09-23T13:49:36Z">
        <w:r>
          <w:rPr>
            <w:i w:val="false"/>
            <w:iCs w:val="false"/>
            <w:lang w:val="en-US"/>
          </w:rPr>
          <w:t xml:space="preserve">that </w:t>
        </w:r>
      </w:ins>
      <w:ins w:id="299" w:author="I.C." w:date="2025-09-23T13:40:19Z">
        <w:r>
          <w:rPr>
            <w:i w:val="false"/>
            <w:iCs w:val="false"/>
            <w:lang w:val="en-US"/>
          </w:rPr>
          <w:t xml:space="preserve">results in </w:t>
        </w:r>
      </w:ins>
      <w:r>
        <w:rPr>
          <w:i w:val="false"/>
          <w:iCs w:val="false"/>
          <w:lang w:val="en-US"/>
        </w:rPr>
        <w:t>a list</w:t>
      </w:r>
      <w:ins w:id="300" w:author="I.C." w:date="2025-09-23T13:38:50Z">
        <w:r>
          <w:rPr>
            <w:i w:val="false"/>
            <w:iCs w:val="false"/>
            <w:lang w:val="en-US"/>
          </w:rPr>
          <w:t xml:space="preserve"> of concatenated strings included in the same generated triple</w:t>
        </w:r>
      </w:ins>
      <w:r>
        <w:rPr>
          <w:i w:val="false"/>
          <w:iCs w:val="false"/>
          <w:lang w:val="en-US"/>
        </w:rPr>
        <w:t>.</w:t>
      </w:r>
      <w:ins w:id="301" w:author="I.C." w:date="2025-09-23T13:40:45Z">
        <w:r>
          <w:rPr>
            <w:i w:val="false"/>
            <w:iCs w:val="false"/>
            <w:lang w:val="en-US"/>
          </w:rPr>
          <w:t xml:space="preserve"> </w:t>
        </w:r>
      </w:ins>
      <w:del w:id="302" w:author="I.C." w:date="2025-09-23T13:46:31Z">
        <w:r>
          <w:rPr>
            <w:i w:val="false"/>
            <w:iCs w:val="false"/>
            <w:lang w:val="en-US"/>
          </w:rPr>
          <w:delText xml:space="preserve"> </w:delText>
        </w:r>
      </w:del>
      <w:del w:id="303" w:author="I.C." w:date="2025-09-23T13:40:43Z">
        <w:r>
          <w:rPr>
            <w:i w:val="false"/>
            <w:iCs w:val="false"/>
            <w:lang w:val="en-US"/>
          </w:rPr>
          <w:delText xml:space="preserve">The template format </w:delText>
        </w:r>
      </w:del>
      <w:del w:id="304" w:author="I.C." w:date="2025-09-23T13:39:11Z">
        <w:r>
          <w:rPr>
            <w:i w:val="false"/>
            <w:iCs w:val="false"/>
            <w:lang w:val="en-US"/>
          </w:rPr>
          <w:delText xml:space="preserve">should </w:delText>
        </w:r>
      </w:del>
      <w:del w:id="305" w:author="I.C." w:date="2025-09-23T13:40:43Z">
        <w:r>
          <w:rPr>
            <w:i w:val="false"/>
            <w:iCs w:val="false"/>
            <w:lang w:val="en-US"/>
          </w:rPr>
          <w:delText xml:space="preserve">resemble that of a </w:delText>
        </w:r>
      </w:del>
      <w:del w:id="306" w:author="I.C." w:date="2025-09-23T13:46:31Z">
        <w:r>
          <w:rPr>
            <w:b/>
            <w:bCs/>
            <w:i w:val="false"/>
            <w:iCs w:val="false"/>
            <w:lang w:val="en-US"/>
          </w:rPr>
          <w:delText xml:space="preserve">list comprehension </w:delText>
        </w:r>
      </w:del>
      <w:ins w:id="307" w:author="I.C." w:date="2025-09-23T13:46:31Z">
        <w:r>
          <w:rPr>
            <w:b w:val="false"/>
            <w:bCs w:val="false"/>
            <w:i w:val="false"/>
            <w:iCs w:val="false"/>
            <w:lang w:val="en-US"/>
          </w:rPr>
          <w:t xml:space="preserve">It </w:t>
        </w:r>
      </w:ins>
      <w:ins w:id="308" w:author="I.C." w:date="2025-09-23T13:40:48Z">
        <w:r>
          <w:rPr>
            <w:b w:val="false"/>
            <w:bCs w:val="false"/>
            <w:i w:val="false"/>
            <w:iCs w:val="false"/>
            <w:lang w:val="en-US"/>
          </w:rPr>
          <w:t xml:space="preserve">is </w:t>
        </w:r>
      </w:ins>
      <w:r>
        <w:rPr>
          <w:i w:val="false"/>
          <w:iCs w:val="false"/>
          <w:lang w:val="en-US"/>
        </w:rPr>
        <w:t xml:space="preserve">written between </w:t>
      </w:r>
      <w:r>
        <w:rPr>
          <w:b/>
          <w:bCs/>
          <w:i w:val="false"/>
          <w:iCs w:val="false"/>
          <w:lang w:val="en-US"/>
        </w:rPr>
        <w:t>[</w:t>
      </w:r>
      <w:r>
        <w:rPr>
          <w:i w:val="false"/>
          <w:iCs w:val="false"/>
          <w:lang w:val="en-US"/>
        </w:rPr>
        <w:t xml:space="preserve"> and </w:t>
      </w:r>
      <w:r>
        <w:rPr>
          <w:b/>
          <w:bCs/>
          <w:i w:val="false"/>
          <w:iCs w:val="false"/>
          <w:lang w:val="en-US"/>
        </w:rPr>
        <w:t>]</w:t>
      </w:r>
      <w:ins w:id="309" w:author="I.C." w:date="2025-09-23T13:46:22Z">
        <w:r>
          <w:rPr>
            <w:b w:val="false"/>
            <w:bCs w:val="false"/>
            <w:i w:val="false"/>
            <w:iCs w:val="false"/>
            <w:lang w:val="en-US"/>
          </w:rPr>
          <w:t xml:space="preserve">. It effectively collects template branches into the same generated string instead of </w:t>
        </w:r>
      </w:ins>
      <w:ins w:id="310" w:author="I.C." w:date="2025-09-23T13:47:30Z">
        <w:r>
          <w:rPr>
            <w:b w:val="false"/>
            <w:bCs w:val="false"/>
            <w:i w:val="false"/>
            <w:iCs w:val="false"/>
            <w:lang w:val="en-US"/>
          </w:rPr>
          <w:t>causing separate triples for each branch.</w:t>
        </w:r>
      </w:ins>
      <w:del w:id="311" w:author="I.C." w:date="2025-09-23T13:46:18Z">
        <w:r>
          <w:rPr>
            <w:b w:val="false"/>
            <w:bCs w:val="false"/>
            <w:i w:val="false"/>
            <w:iCs w:val="false"/>
            <w:lang w:val="en-US"/>
          </w:rPr>
          <w:delText xml:space="preserve">. </w:delText>
        </w:r>
      </w:del>
      <w:ins w:id="312" w:author="I.C." w:date="2025-09-23T13:47:54Z">
        <w:r>
          <w:rPr>
            <w:i w:val="false"/>
            <w:iCs w:val="false"/>
            <w:lang w:val="en-US"/>
          </w:rPr>
          <w:t xml:space="preserve"> </w:t>
        </w:r>
      </w:ins>
      <w:ins w:id="313" w:author="I.C." w:date="2025-09-23T13:41:03Z">
        <w:r>
          <w:rPr>
            <w:i w:val="false"/>
            <w:iCs w:val="false"/>
            <w:lang w:val="en-US"/>
          </w:rPr>
          <w:t xml:space="preserve">This is usable, </w:t>
        </w:r>
      </w:ins>
      <w:del w:id="314" w:author="I.C." w:date="2025-09-23T13:41:11Z">
        <w:r>
          <w:rPr>
            <w:i w:val="false"/>
            <w:iCs w:val="false"/>
            <w:lang w:val="en-US"/>
          </w:rPr>
          <w:delText>F</w:delText>
        </w:r>
      </w:del>
      <w:ins w:id="315" w:author="I.C." w:date="2025-09-23T13:41:11Z">
        <w:r>
          <w:rPr>
            <w:i w:val="false"/>
            <w:iCs w:val="false"/>
            <w:lang w:val="en-US"/>
          </w:rPr>
          <w:t>f</w:t>
        </w:r>
      </w:ins>
      <w:r>
        <w:rPr>
          <w:i w:val="false"/>
          <w:iCs w:val="false"/>
          <w:lang w:val="en-US"/>
        </w:rPr>
        <w:t>or instance</w:t>
      </w:r>
      <w:ins w:id="316" w:author="I.C." w:date="2025-09-23T13:41:14Z">
        <w:r>
          <w:rPr>
            <w:i w:val="false"/>
            <w:iCs w:val="false"/>
            <w:lang w:val="en-US"/>
          </w:rPr>
          <w:t>, to generate text about</w:t>
        </w:r>
      </w:ins>
      <w:r>
        <w:rPr>
          <w:i w:val="false"/>
          <w:iCs w:val="false"/>
          <w:lang w:val="en-US"/>
        </w:rPr>
        <w:t xml:space="preserve"> a </w:t>
      </w:r>
      <w:r>
        <w:rPr>
          <w:i/>
          <w:iCs/>
          <w:lang w:val="en-US"/>
        </w:rPr>
        <w:t>tool</w:t>
      </w:r>
      <w:r>
        <w:rPr>
          <w:i w:val="false"/>
          <w:iCs w:val="false"/>
          <w:lang w:val="en-US"/>
        </w:rPr>
        <w:t xml:space="preserve"> </w:t>
      </w:r>
      <w:ins w:id="317" w:author="I.C." w:date="2025-09-23T13:41:42Z">
        <w:r>
          <w:rPr>
            <w:i w:val="false"/>
            <w:iCs w:val="false"/>
            <w:lang w:val="en-US"/>
          </w:rPr>
          <w:t xml:space="preserve">that </w:t>
        </w:r>
      </w:ins>
      <w:r>
        <w:rPr>
          <w:i/>
          <w:iCs/>
          <w:lang w:val="en-US"/>
        </w:rPr>
        <w:t>uses</w:t>
      </w:r>
      <w:r>
        <w:rPr>
          <w:i w:val="false"/>
          <w:iCs w:val="false"/>
          <w:lang w:val="en-US"/>
        </w:rPr>
        <w:t xml:space="preserve"> a list of </w:t>
      </w:r>
      <w:r>
        <w:rPr>
          <w:i/>
          <w:iCs/>
          <w:lang w:val="en-US"/>
        </w:rPr>
        <w:t xml:space="preserve">techniques, </w:t>
      </w:r>
      <w:r>
        <w:rPr>
          <w:i w:val="false"/>
          <w:iCs w:val="false"/>
          <w:lang w:val="en-US"/>
        </w:rPr>
        <w:t xml:space="preserve">or a </w:t>
      </w:r>
      <w:r>
        <w:rPr>
          <w:i/>
          <w:iCs/>
          <w:lang w:val="en-US"/>
        </w:rPr>
        <w:t xml:space="preserve">malware </w:t>
      </w:r>
      <w:ins w:id="318" w:author="I.C." w:date="2025-09-23T13:41:47Z">
        <w:r>
          <w:rPr>
            <w:i w:val="false"/>
            <w:iCs w:val="false"/>
            <w:lang w:val="en-US"/>
          </w:rPr>
          <w:t xml:space="preserve">that </w:t>
        </w:r>
      </w:ins>
      <w:r>
        <w:rPr>
          <w:i w:val="false"/>
          <w:iCs w:val="false"/>
          <w:lang w:val="en-US"/>
        </w:rPr>
        <w:t xml:space="preserve">uses a </w:t>
      </w:r>
      <w:r>
        <w:rPr>
          <w:i/>
          <w:iCs/>
          <w:lang w:val="en-US"/>
        </w:rPr>
        <w:t>technique</w:t>
      </w:r>
      <w:r>
        <w:rPr>
          <w:i w:val="false"/>
          <w:iCs w:val="false"/>
          <w:lang w:val="en-US"/>
        </w:rPr>
        <w:t xml:space="preserve"> mitigated by multiple </w:t>
      </w:r>
      <w:r>
        <w:rPr>
          <w:i/>
          <w:iCs/>
          <w:lang w:val="en-US"/>
        </w:rPr>
        <w:t>course-of-action</w:t>
      </w:r>
      <w:r>
        <w:rPr>
          <w:i w:val="false"/>
          <w:iCs w:val="false"/>
          <w:lang w:val="en-US"/>
        </w:rPr>
        <w:t xml:space="preserve">s. </w:t>
      </w:r>
    </w:p>
    <w:p>
      <w:pPr>
        <w:pStyle w:val="Normal"/>
        <w:numPr>
          <w:ilvl w:val="1"/>
          <w:numId w:val="200"/>
        </w:numPr>
        <w:bidi w:val="0"/>
        <w:spacing w:before="0" w:after="120"/>
        <w:jc w:val="start"/>
        <w:rPr>
          <w:lang w:val="en-US"/>
          <w:ins w:id="325" w:author="I.C." w:date="2025-09-23T13:42:09Z"/>
        </w:rPr>
      </w:pPr>
      <w:ins w:id="319" w:author="I.C." w:date="2025-09-23T13:48:23Z">
        <w:r>
          <w:rPr>
            <w:i w:val="false"/>
            <w:iCs w:val="false"/>
            <w:lang w:val="en-US"/>
          </w:rPr>
          <w:t xml:space="preserve">Assuming the </w:t>
        </w:r>
      </w:ins>
      <w:ins w:id="320" w:author="I.C." w:date="2025-09-23T13:48:23Z">
        <w:r>
          <w:rPr>
            <w:i/>
            <w:iCs/>
            <w:lang w:val="en-US"/>
          </w:rPr>
          <w:t>tool</w:t>
        </w:r>
      </w:ins>
      <w:ins w:id="321" w:author="I.C." w:date="2025-09-23T13:48:23Z">
        <w:r>
          <w:rPr>
            <w:i w:val="false"/>
            <w:iCs w:val="false"/>
            <w:lang w:val="en-US"/>
          </w:rPr>
          <w:t xml:space="preserve"> node type branches into three </w:t>
        </w:r>
      </w:ins>
      <w:ins w:id="322" w:author="I.C." w:date="2025-09-23T13:48:23Z">
        <w:r>
          <w:rPr>
            <w:i/>
            <w:iCs/>
            <w:lang w:val="en-US"/>
          </w:rPr>
          <w:t xml:space="preserve">tool </w:t>
        </w:r>
      </w:ins>
      <w:ins w:id="323" w:author="I.C." w:date="2025-09-23T13:48:23Z">
        <w:r>
          <w:rPr>
            <w:i w:val="false"/>
            <w:iCs w:val="false"/>
            <w:lang w:val="en-US"/>
          </w:rPr>
          <w:t>nodes, n</w:t>
        </w:r>
      </w:ins>
      <w:ins w:id="324" w:author="I.C." w:date="2025-09-23T13:42:09Z">
        <w:r>
          <w:rPr>
            <w:i w:val="false"/>
            <w:iCs w:val="false"/>
            <w:lang w:val="en-US"/>
          </w:rPr>
          <w:t>otation [abc {tool} xyz, ] generates string “abc tool1 xyz, abc tool2 xyz, abc tool3 xyz”, a single triple.</w:t>
        </w:r>
      </w:ins>
    </w:p>
    <w:p>
      <w:pPr>
        <w:pStyle w:val="Normal"/>
        <w:numPr>
          <w:ilvl w:val="1"/>
          <w:numId w:val="201"/>
        </w:numPr>
        <w:bidi w:val="0"/>
        <w:spacing w:before="0" w:after="120"/>
        <w:jc w:val="start"/>
        <w:rPr>
          <w:lang w:val="en-US"/>
          <w:ins w:id="329" w:author="I.C." w:date="2025-09-22T21:24:09Z"/>
        </w:rPr>
      </w:pPr>
      <w:r>
        <w:rPr>
          <w:i w:val="false"/>
          <w:iCs w:val="false"/>
          <w:lang w:val="en-US"/>
        </w:rPr>
        <w:t>Notation [</w:t>
      </w:r>
      <w:ins w:id="326" w:author="I.C." w:date="2025-09-23T13:08:33Z">
        <w:r>
          <w:rPr>
            <w:i w:val="false"/>
            <w:iCs w:val="false"/>
            <w:lang w:val="en-US"/>
          </w:rPr>
          <w:t>{</w:t>
        </w:r>
      </w:ins>
      <w:r>
        <w:rPr>
          <w:i/>
          <w:iCs/>
          <w:lang w:val="en-US"/>
        </w:rPr>
        <w:t>tool.uses</w:t>
      </w:r>
      <w:r>
        <w:rPr>
          <w:i w:val="false"/>
          <w:iCs w:val="false"/>
          <w:lang w:val="en-US"/>
        </w:rPr>
        <w:t>[*].</w:t>
      </w:r>
      <w:r>
        <w:rPr>
          <w:i/>
          <w:iCs/>
          <w:lang w:val="en-US"/>
        </w:rPr>
        <w:t>name</w:t>
      </w:r>
      <w:ins w:id="327" w:author="I.C." w:date="2025-09-23T13:08:36Z">
        <w:r>
          <w:rPr>
            <w:i/>
            <w:iCs/>
            <w:lang w:val="en-US"/>
          </w:rPr>
          <w:t>}</w:t>
        </w:r>
      </w:ins>
      <w:r>
        <w:rPr>
          <w:i/>
          <w:iCs/>
          <w:lang w:val="en-US"/>
        </w:rPr>
        <w:t xml:space="preserve">, </w:t>
      </w:r>
      <w:r>
        <w:rPr>
          <w:i w:val="false"/>
          <w:iCs w:val="false"/>
          <w:lang w:val="en-US"/>
        </w:rPr>
        <w:t xml:space="preserve">] results in a comma-separated list with the names of all techniques (attack-patterns) used by </w:t>
      </w:r>
      <w:r>
        <w:rPr>
          <w:i/>
          <w:iCs/>
          <w:lang w:val="en-US"/>
        </w:rPr>
        <w:t>tool</w:t>
      </w:r>
      <w:r>
        <w:rPr>
          <w:i w:val="false"/>
          <w:iCs w:val="false"/>
          <w:lang w:val="en-US"/>
        </w:rPr>
        <w:t>.</w:t>
      </w:r>
      <w:ins w:id="328" w:author="I.C." w:date="2025-09-22T21:24:09Z">
        <w:r>
          <w:rPr>
            <w:i w:val="false"/>
            <w:iCs w:val="false"/>
            <w:lang w:val="en-US"/>
          </w:rPr>
          <w:t xml:space="preserve"> List comprehensions don’t lead to template branching.</w:t>
        </w:r>
      </w:ins>
    </w:p>
    <w:p>
      <w:pPr>
        <w:pStyle w:val="Normal"/>
        <w:numPr>
          <w:ilvl w:val="1"/>
          <w:numId w:val="202"/>
        </w:numPr>
        <w:bidi w:val="0"/>
        <w:spacing w:before="0" w:after="120"/>
        <w:jc w:val="start"/>
        <w:rPr>
          <w:lang w:val="en-US"/>
          <w:ins w:id="335" w:author="I.C." w:date="2025-09-22T21:24:09Z"/>
        </w:rPr>
      </w:pPr>
      <w:ins w:id="330" w:author="I.C." w:date="2025-09-22T21:24:09Z">
        <w:r>
          <w:rPr>
            <w:i w:val="false"/>
            <w:iCs w:val="false"/>
            <w:lang w:val="en-US"/>
          </w:rPr>
          <w:t xml:space="preserve">Example [{m:malware.name} uses technique {m.uses.name}\n] branches first on </w:t>
        </w:r>
      </w:ins>
      <w:ins w:id="331" w:author="I.C." w:date="2025-09-22T21:24:09Z">
        <w:r>
          <w:rPr>
            <w:i/>
            <w:iCs/>
            <w:lang w:val="en-US"/>
          </w:rPr>
          <w:t>m:malware</w:t>
        </w:r>
      </w:ins>
      <w:ins w:id="332" w:author="I.C." w:date="2025-09-22T21:24:09Z">
        <w:r>
          <w:rPr>
            <w:i w:val="false"/>
            <w:iCs w:val="false"/>
            <w:lang w:val="en-US"/>
          </w:rPr>
          <w:t xml:space="preserve"> and then on </w:t>
        </w:r>
      </w:ins>
      <w:ins w:id="333" w:author="I.C." w:date="2025-09-22T21:24:09Z">
        <w:r>
          <w:rPr>
            <w:i/>
            <w:iCs/>
            <w:lang w:val="en-US"/>
          </w:rPr>
          <w:t>m</w:t>
        </w:r>
      </w:ins>
      <w:ins w:id="334" w:author="I.C." w:date="2025-09-22T21:24:09Z">
        <w:r>
          <w:rPr>
            <w:i w:val="false"/>
            <w:iCs w:val="false"/>
            <w:lang w:val="en-US"/>
          </w:rPr>
          <w:t>’s techniques, generating a number of lines with all possible combinations of malware and the malware’s used techniques.</w:t>
        </w:r>
      </w:ins>
    </w:p>
    <w:p>
      <w:pPr>
        <w:pStyle w:val="Normal"/>
        <w:numPr>
          <w:ilvl w:val="1"/>
          <w:numId w:val="203"/>
        </w:numPr>
        <w:bidi w:val="0"/>
        <w:spacing w:before="0" w:after="120"/>
        <w:jc w:val="start"/>
        <w:rPr>
          <w:lang w:val="en-US"/>
        </w:rPr>
      </w:pPr>
      <w:ins w:id="336" w:author="I.C." w:date="2025-09-22T21:24:09Z">
        <w:r>
          <w:rPr>
            <w:i w:val="false"/>
            <w:iCs w:val="false"/>
            <w:lang w:val="en-US"/>
          </w:rPr>
          <w:t>Nested list comprehensions are not supported</w:t>
        </w:r>
      </w:ins>
      <w:ins w:id="337" w:author="I.C." w:date="2025-09-22T21:25:15Z">
        <w:r>
          <w:rPr>
            <w:i w:val="false"/>
            <w:iCs w:val="false"/>
            <w:lang w:val="en-US"/>
          </w:rPr>
          <w:t>.</w:t>
        </w:r>
      </w:ins>
    </w:p>
    <w:p>
      <w:pPr>
        <w:pStyle w:val="Normal"/>
        <w:numPr>
          <w:ilvl w:val="0"/>
          <w:numId w:val="204"/>
        </w:numPr>
        <w:bidi w:val="0"/>
        <w:spacing w:before="0" w:after="120"/>
        <w:jc w:val="start"/>
        <w:rPr>
          <w:lang w:val="en-US"/>
          <w:del w:id="338" w:author="I.C." w:date="2025-09-23T13:38:18Z"/>
        </w:rPr>
      </w:pPr>
      <w:r>
        <w:rPr>
          <w:i w:val="false"/>
          <w:iCs w:val="false"/>
          <w:lang w:val="en-US"/>
        </w:rPr>
        <w:t xml:space="preserve">They may refer to a directed relationship between two concepts and also to the inverse relationship. For example a </w:t>
      </w:r>
      <w:r>
        <w:rPr>
          <w:i/>
          <w:iCs/>
          <w:lang w:val="en-US"/>
        </w:rPr>
        <w:t>course-of-action</w:t>
      </w:r>
      <w:r>
        <w:rPr>
          <w:i w:val="false"/>
          <w:iCs w:val="false"/>
          <w:lang w:val="en-US"/>
        </w:rPr>
        <w:t xml:space="preserve"> mitigates an </w:t>
      </w:r>
      <w:r>
        <w:rPr>
          <w:i/>
          <w:iCs/>
          <w:lang w:val="en-US"/>
        </w:rPr>
        <w:t xml:space="preserve">attack-pattern </w:t>
      </w:r>
      <w:r>
        <w:rPr>
          <w:i w:val="false"/>
          <w:iCs w:val="false"/>
          <w:lang w:val="en-US"/>
        </w:rPr>
        <w:t xml:space="preserve">and, also, an </w:t>
      </w:r>
      <w:r>
        <w:rPr>
          <w:i/>
          <w:iCs/>
          <w:lang w:val="en-US"/>
        </w:rPr>
        <w:t>attack-pattern</w:t>
      </w:r>
      <w:r>
        <w:rPr>
          <w:i w:val="false"/>
          <w:iCs w:val="false"/>
          <w:lang w:val="en-US"/>
        </w:rPr>
        <w:t xml:space="preserve"> is mitigated-by a </w:t>
      </w:r>
      <w:r>
        <w:rPr>
          <w:i/>
          <w:iCs/>
          <w:lang w:val="en-US"/>
        </w:rPr>
        <w:t>course-of-action</w:t>
      </w:r>
      <w:r>
        <w:rPr>
          <w:i w:val="false"/>
          <w:iCs w:val="false"/>
          <w:lang w:val="en-US"/>
        </w:rPr>
        <w:t xml:space="preserve">. </w:t>
      </w:r>
      <w:r>
        <w:rPr>
          <w:i/>
          <w:iCs/>
          <w:lang w:val="en-US"/>
        </w:rPr>
        <w:t>uses → used_by, mitigates → mitigated_by, revoked-by → revokes, detects → detected_by</w:t>
      </w:r>
      <w:r>
        <w:rPr>
          <w:i w:val="false"/>
          <w:iCs w:val="false"/>
          <w:lang w:val="en-US"/>
        </w:rPr>
        <w:t>, etc.</w:t>
      </w:r>
    </w:p>
    <w:p>
      <w:pPr>
        <w:pStyle w:val="Normal"/>
        <w:numPr>
          <w:ilvl w:val="1"/>
          <w:numId w:val="205"/>
        </w:numPr>
        <w:bidi w:val="0"/>
        <w:spacing w:before="0" w:after="120"/>
        <w:jc w:val="start"/>
        <w:rPr>
          <w:lang w:val="en-US"/>
          <w:del w:id="340" w:author="I.C." w:date="2025-09-23T13:38:18Z"/>
        </w:rPr>
      </w:pPr>
      <w:del w:id="339" w:author="I.C." w:date="2025-09-23T13:38:18Z">
        <w:r>
          <w:rPr>
            <w:i w:val="false"/>
            <w:iCs w:val="false"/>
            <w:lang w:val="en-US"/>
          </w:rPr>
          <w:delText xml:space="preserve">They can use inequality operators between bound node variables to indicate that two nodes are different. This is required by negative examples. </w:delText>
        </w:r>
      </w:del>
    </w:p>
    <w:p>
      <w:pPr>
        <w:pStyle w:val="Normal"/>
        <w:numPr>
          <w:ilvl w:val="1"/>
          <w:numId w:val="206"/>
        </w:numPr>
        <w:bidi w:val="0"/>
        <w:spacing w:before="0" w:after="120"/>
        <w:jc w:val="start"/>
        <w:rPr>
          <w:lang w:val="en-US"/>
          <w:del w:id="342" w:author="I.C." w:date="2025-09-23T13:38:18Z"/>
        </w:rPr>
      </w:pPr>
      <w:del w:id="341" w:author="I.C." w:date="2025-09-23T13:38:18Z">
        <w:r>
          <w:rPr>
            <w:i w:val="false"/>
            <w:iCs w:val="false"/>
            <w:lang w:val="en-US"/>
          </w:rPr>
          <w:delText>Two different techniques used by the same tool: {t1:tool.uses} {t2:tool.uses} {t1 != t2}. This is the default behavior.</w:delText>
        </w:r>
      </w:del>
    </w:p>
    <w:p>
      <w:pPr>
        <w:pStyle w:val="Normal"/>
        <w:numPr>
          <w:ilvl w:val="1"/>
          <w:numId w:val="207"/>
        </w:numPr>
        <w:bidi w:val="0"/>
        <w:spacing w:before="0" w:after="120"/>
        <w:jc w:val="start"/>
        <w:rPr>
          <w:lang w:val="en-US"/>
          <w:del w:id="344" w:author="I.C." w:date="2025-09-23T13:54:10Z"/>
        </w:rPr>
      </w:pPr>
      <w:del w:id="343" w:author="I.C." w:date="2025-09-23T13:38:18Z">
        <w:r>
          <w:rPr>
            <w:i w:val="false"/>
            <w:iCs w:val="false"/>
            <w:lang w:val="en-US"/>
          </w:rPr>
          <w:delText>A technique not used by a specific tool: {t1:tool.uses} {t2:attack-pattern != t1}</w:delText>
        </w:r>
      </w:del>
    </w:p>
    <w:p>
      <w:pPr>
        <w:pStyle w:val="Normal"/>
        <w:numPr>
          <w:ilvl w:val="1"/>
          <w:numId w:val="208"/>
        </w:numPr>
        <w:bidi w:val="0"/>
        <w:spacing w:before="0" w:after="120"/>
        <w:jc w:val="start"/>
        <w:rPr>
          <w:lang w:val="en-US"/>
        </w:rPr>
      </w:pPr>
      <w:del w:id="345" w:author="I.C." w:date="2025-09-23T13:54:10Z">
        <w:r>
          <w:rPr>
            <w:i w:val="false"/>
            <w:iCs w:val="false"/>
            <w:lang w:val="en-US"/>
          </w:rPr>
          <w:delText xml:space="preserve">In templates that are not negative examples the concepts are present should be connected by relationships, e.g. a </w:delText>
        </w:r>
      </w:del>
      <w:del w:id="346" w:author="I.C." w:date="2025-09-23T13:54:10Z">
        <w:r>
          <w:rPr>
            <w:i/>
            <w:iCs/>
            <w:lang w:val="en-US"/>
          </w:rPr>
          <w:delText>mitigation</w:delText>
        </w:r>
      </w:del>
      <w:del w:id="347" w:author="I.C." w:date="2025-09-23T13:54:10Z">
        <w:r>
          <w:rPr>
            <w:i w:val="false"/>
            <w:iCs w:val="false"/>
            <w:lang w:val="en-US"/>
          </w:rPr>
          <w:delText xml:space="preserve"> for a </w:delText>
        </w:r>
      </w:del>
      <w:del w:id="348" w:author="I.C." w:date="2025-09-23T13:54:10Z">
        <w:r>
          <w:rPr>
            <w:i/>
            <w:iCs/>
            <w:lang w:val="en-US"/>
          </w:rPr>
          <w:delText>technique</w:delText>
        </w:r>
      </w:del>
      <w:del w:id="349" w:author="I.C." w:date="2025-09-23T13:54:10Z">
        <w:r>
          <w:rPr>
            <w:i w:val="false"/>
            <w:iCs w:val="false"/>
            <w:lang w:val="en-US"/>
          </w:rPr>
          <w:delText xml:space="preserve"> used by a </w:delText>
        </w:r>
      </w:del>
      <w:del w:id="350" w:author="I.C." w:date="2025-09-23T13:54:10Z">
        <w:r>
          <w:rPr>
            <w:i/>
            <w:iCs/>
            <w:lang w:val="en-US"/>
          </w:rPr>
          <w:delText>campaign</w:delText>
        </w:r>
      </w:del>
      <w:del w:id="351" w:author="I.C." w:date="2025-09-23T13:54:10Z">
        <w:r>
          <w:rPr>
            <w:i w:val="false"/>
            <w:iCs w:val="false"/>
            <w:lang w:val="en-US"/>
          </w:rPr>
          <w:delText xml:space="preserve">. This means that all concepts in a template must be connected in the overall CTI graph as represented in the CTI DB. </w:delText>
        </w:r>
      </w:del>
    </w:p>
    <w:p>
      <w:pPr>
        <w:pStyle w:val="Normal"/>
        <w:numPr>
          <w:ilvl w:val="0"/>
          <w:numId w:val="209"/>
        </w:numPr>
        <w:bidi w:val="0"/>
        <w:spacing w:before="0" w:after="120"/>
        <w:jc w:val="start"/>
        <w:rPr>
          <w:lang w:val="en-US"/>
        </w:rPr>
      </w:pPr>
      <w:r>
        <w:rPr>
          <w:i w:val="false"/>
          <w:iCs w:val="false"/>
          <w:lang w:val="en-US"/>
        </w:rPr>
        <w:t xml:space="preserve">The template specification language should allow precise identification of CTI concepts that are common in multiple CTI source models, such as </w:t>
      </w:r>
      <w:r>
        <w:rPr>
          <w:i/>
          <w:iCs/>
          <w:lang w:val="en-US"/>
        </w:rPr>
        <w:t>mitigation</w:t>
      </w:r>
      <w:ins w:id="352" w:author="I.C." w:date="2025-09-23T13:54:21Z">
        <w:r>
          <w:rPr>
            <w:i/>
            <w:iCs/>
            <w:lang w:val="en-US"/>
          </w:rPr>
          <w:t>,</w:t>
        </w:r>
      </w:ins>
      <w:r>
        <w:rPr>
          <w:i/>
          <w:iCs/>
          <w:lang w:val="en-US"/>
        </w:rPr>
        <w:t xml:space="preserve"> </w:t>
      </w:r>
      <w:r>
        <w:rPr>
          <w:i w:val="false"/>
          <w:iCs w:val="false"/>
          <w:lang w:val="en-US"/>
        </w:rPr>
        <w:t xml:space="preserve">that exists in CAPEC and also in ATT&amp;CK. A notation for disambiguation </w:t>
      </w:r>
      <w:ins w:id="353" w:author="I.C." w:date="2025-09-23T13:54:40Z">
        <w:r>
          <w:rPr>
            <w:i w:val="false"/>
            <w:iCs w:val="false"/>
            <w:lang w:val="en-US"/>
          </w:rPr>
          <w:t>uses</w:t>
        </w:r>
      </w:ins>
      <w:del w:id="354" w:author="I.C." w:date="2025-09-23T13:54:38Z">
        <w:r>
          <w:rPr>
            <w:i w:val="false"/>
            <w:iCs w:val="false"/>
            <w:lang w:val="en-US"/>
          </w:rPr>
          <w:delText xml:space="preserve">is necessary for these situation, uing a prefix </w:delText>
        </w:r>
      </w:del>
      <w:ins w:id="355" w:author="I.C." w:date="2025-09-23T13:54:41Z">
        <w:r>
          <w:rPr>
            <w:i w:val="false"/>
            <w:iCs w:val="false"/>
            <w:lang w:val="en-US"/>
          </w:rPr>
          <w:t xml:space="preserve"> prefix </w:t>
        </w:r>
      </w:ins>
      <w:r>
        <w:rPr>
          <w:b/>
          <w:bCs/>
          <w:i/>
          <w:iCs/>
          <w:lang w:val="en-US"/>
        </w:rPr>
        <w:t>source#</w:t>
      </w:r>
      <w:r>
        <w:rPr>
          <w:i w:val="false"/>
          <w:iCs w:val="false"/>
          <w:lang w:val="en-US"/>
        </w:rPr>
        <w:t xml:space="preserve"> notation. E.g. </w:t>
      </w:r>
      <w:r>
        <w:rPr>
          <w:b/>
          <w:bCs/>
          <w:i/>
          <w:iCs/>
          <w:lang w:val="en-US"/>
        </w:rPr>
        <w:t>attck#</w:t>
      </w:r>
      <w:r>
        <w:rPr>
          <w:i/>
          <w:iCs/>
          <w:lang w:val="en-US"/>
        </w:rPr>
        <w:t>mitigation</w:t>
      </w:r>
      <w:r>
        <w:rPr>
          <w:i w:val="false"/>
          <w:iCs w:val="false"/>
          <w:lang w:val="en-US"/>
        </w:rPr>
        <w:t xml:space="preserve"> </w:t>
      </w:r>
      <w:r>
        <w:rPr>
          <w:i/>
          <w:iCs/>
          <w:lang w:val="en-US"/>
        </w:rPr>
        <w:t xml:space="preserve"> </w:t>
      </w:r>
      <w:r>
        <w:rPr>
          <w:i w:val="false"/>
          <w:iCs w:val="false"/>
          <w:lang w:val="en-US"/>
        </w:rPr>
        <w:t xml:space="preserve">vs. </w:t>
      </w:r>
      <w:r>
        <w:rPr>
          <w:b/>
          <w:bCs/>
          <w:i/>
          <w:iCs/>
          <w:lang w:val="en-US"/>
        </w:rPr>
        <w:t>capec#</w:t>
      </w:r>
      <w:r>
        <w:rPr>
          <w:i/>
          <w:iCs/>
          <w:lang w:val="en-US"/>
        </w:rPr>
        <w:t>mitigation</w:t>
      </w:r>
      <w:r>
        <w:rPr>
          <w:i w:val="false"/>
          <w:iCs w:val="false"/>
          <w:lang w:val="en-US"/>
        </w:rPr>
        <w:t>.</w:t>
      </w:r>
      <w:ins w:id="356" w:author="I.C." w:date="2025-09-23T13:54:58Z">
        <w:r>
          <w:rPr>
            <w:i w:val="false"/>
            <w:iCs w:val="false"/>
            <w:lang w:val="en-US"/>
          </w:rPr>
          <w:t xml:space="preserve"> Source prefixes may be specified in the template generation job configuration file.</w:t>
        </w:r>
      </w:ins>
    </w:p>
    <w:p>
      <w:pPr>
        <w:pStyle w:val="Normal"/>
        <w:bidi w:val="0"/>
        <w:spacing w:before="0" w:after="120"/>
        <w:jc w:val="start"/>
        <w:rPr>
          <w:lang w:val="en-US"/>
          <w:ins w:id="358" w:author="I.C." w:date="2025-09-22T20:00:28Z"/>
        </w:rPr>
      </w:pPr>
      <w:ins w:id="357" w:author="I.C." w:date="2025-09-22T20:00:28Z">
        <w:r>
          <w:rPr>
            <w:lang w:val="en-US"/>
          </w:rPr>
        </w:r>
      </w:ins>
    </w:p>
    <w:p>
      <w:pPr>
        <w:pStyle w:val="Heading2"/>
        <w:bidi w:val="0"/>
        <w:ind w:hanging="0" w:start="0"/>
        <w:jc w:val="start"/>
        <w:rPr>
          <w:del w:id="360" w:author="I.C." w:date="2025-09-22T20:00:27Z"/>
        </w:rPr>
      </w:pPr>
      <w:del w:id="359" w:author="I.C." w:date="2025-09-22T20:00:27Z">
        <w:r>
          <w:rPr/>
        </w:r>
      </w:del>
    </w:p>
    <w:p>
      <w:pPr>
        <w:pStyle w:val="Heading2"/>
        <w:bidi w:val="0"/>
        <w:ind w:hanging="0" w:start="0"/>
        <w:jc w:val="start"/>
        <w:rPr>
          <w:ins w:id="367" w:author="I.C." w:date="2025-09-22T20:00:31Z"/>
        </w:rPr>
      </w:pPr>
      <w:del w:id="361" w:author="I.C." w:date="2025-09-22T20:01:59Z">
        <w:bookmarkStart w:id="9" w:name="__RefHeading___Toc11613_1956390754"/>
        <w:bookmarkEnd w:id="9"/>
        <w:r>
          <w:rPr/>
          <w:delText>Sample t</w:delText>
        </w:r>
      </w:del>
      <w:r>
        <w:rPr>
          <w:rPrChange w:id="0" w:author="I.C." w:date="2025-09-22T20:01:35Z"/>
        </w:rPr>
        <w:t>Template</w:t>
      </w:r>
      <w:del w:id="363" w:author="I.C." w:date="2025-09-22T20:02:00Z">
        <w:r>
          <w:rPr/>
          <w:delText>s</w:delText>
        </w:r>
      </w:del>
      <w:ins w:id="364" w:author="I.C." w:date="2025-09-22T20:02:00Z">
        <w:r>
          <w:rPr/>
          <w:t xml:space="preserve"> Examples</w:t>
        </w:r>
      </w:ins>
      <w:del w:id="365" w:author="I.C." w:date="2025-09-22T20:02:01Z">
        <w:r>
          <w:rPr/>
          <w:delText>.</w:delText>
        </w:r>
      </w:del>
      <w:r>
        <w:rPr>
          <w:rPrChange w:id="0" w:author="I.C." w:date="2025-09-22T20:01:35Z"/>
        </w:rPr>
        <w:t xml:space="preserve"> </w:t>
      </w:r>
    </w:p>
    <w:p>
      <w:pPr>
        <w:pStyle w:val="Normal"/>
        <w:numPr>
          <w:ilvl w:val="0"/>
          <w:numId w:val="210"/>
        </w:numPr>
        <w:bidi w:val="0"/>
        <w:spacing w:before="0" w:after="120"/>
        <w:jc w:val="start"/>
        <w:rPr>
          <w:lang w:val="en-US"/>
          <w:ins w:id="371" w:author="I.C." w:date="2025-09-22T20:01:52Z"/>
        </w:rPr>
      </w:pPr>
      <w:ins w:id="368" w:author="I.C." w:date="2025-09-22T20:01:52Z">
        <w:r>
          <w:rPr>
            <w:i w:val="false"/>
            <w:iCs w:val="false"/>
            <w:lang w:val="en-US"/>
          </w:rPr>
          <w:t xml:space="preserve">The main objective of these examples is to illustrate the capabilities  of the template language and to elicit comments and suggestions from the reader. As such, templates are very short and they may not be representative of actual templates CTI domain experts will write for IFT. The </w:t>
        </w:r>
      </w:ins>
      <w:ins w:id="369" w:author="I.C." w:date="2025-09-22T20:01:52Z">
        <w:r>
          <w:rPr>
            <w:i/>
            <w:iCs/>
            <w:lang w:val="en-US"/>
          </w:rPr>
          <w:t>instruction</w:t>
        </w:r>
      </w:ins>
      <w:ins w:id="370" w:author="I.C." w:date="2025-09-22T20:01:52Z">
        <w:r>
          <w:rPr>
            <w:i w:val="false"/>
            <w:iCs w:val="false"/>
            <w:lang w:val="en-US"/>
          </w:rPr>
          <w:t xml:space="preserve"> section is particularly short to not take additional space.</w:t>
        </w:r>
      </w:ins>
    </w:p>
    <w:p>
      <w:pPr>
        <w:pStyle w:val="Normal"/>
        <w:numPr>
          <w:ilvl w:val="0"/>
          <w:numId w:val="211"/>
        </w:numPr>
        <w:bidi w:val="0"/>
        <w:spacing w:before="0" w:after="120"/>
        <w:jc w:val="start"/>
        <w:rPr>
          <w:lang w:val="en-US"/>
          <w:ins w:id="373" w:author="I.C." w:date="2025-09-22T20:01:52Z"/>
        </w:rPr>
      </w:pPr>
      <w:ins w:id="372" w:author="I.C." w:date="2025-09-22T20:01:52Z">
        <w:r>
          <w:rPr>
            <w:i w:val="false"/>
            <w:iCs w:val="false"/>
            <w:lang w:val="en-US"/>
          </w:rPr>
          <w:t>It is important to understand that the purpose of the template generation approach is to allow a wide range of templates to be supported.</w:t>
        </w:r>
      </w:ins>
    </w:p>
    <w:p>
      <w:pPr>
        <w:pStyle w:val="Normal"/>
        <w:numPr>
          <w:ilvl w:val="0"/>
          <w:numId w:val="212"/>
        </w:numPr>
        <w:bidi w:val="0"/>
        <w:spacing w:before="0" w:after="120"/>
        <w:jc w:val="start"/>
        <w:rPr>
          <w:lang w:val="en-US"/>
        </w:rPr>
      </w:pPr>
      <w:r>
        <w:rPr>
          <w:i w:val="false"/>
          <w:iCs w:val="false"/>
          <w:lang w:val="en-US"/>
        </w:rPr>
        <w:t>The following templates use the standard concept, attribute, and relationship names as defined in the source documents. It does not use the current terminology from the CTI DB schema since that is likely to evolve.</w:t>
      </w:r>
      <w:ins w:id="374" w:author="I.C." w:date="2025-09-22T20:07:43Z">
        <w:r>
          <w:rPr>
            <w:i w:val="false"/>
            <w:iCs w:val="false"/>
            <w:lang w:val="en-US"/>
          </w:rPr>
          <w:t xml:space="preserve"> In contrast, production templates will refer exclusively to terms defined by the CTI DB </w:t>
        </w:r>
      </w:ins>
      <w:ins w:id="375" w:author="I.C." w:date="2025-09-22T20:08:45Z">
        <w:r>
          <w:rPr>
            <w:i w:val="false"/>
            <w:iCs w:val="false"/>
            <w:lang w:val="en-US"/>
          </w:rPr>
          <w:t>schema.</w:t>
        </w:r>
      </w:ins>
    </w:p>
    <w:p>
      <w:pPr>
        <w:pStyle w:val="Normal"/>
        <w:numPr>
          <w:ilvl w:val="1"/>
          <w:numId w:val="213"/>
        </w:numPr>
        <w:bidi w:val="0"/>
        <w:spacing w:before="0" w:after="120"/>
        <w:jc w:val="start"/>
        <w:rPr>
          <w:lang w:val="en-US"/>
        </w:rPr>
      </w:pPr>
      <w:r>
        <w:rPr>
          <w:i w:val="false"/>
          <w:iCs w:val="false"/>
          <w:lang w:val="en-US"/>
        </w:rPr>
        <w:t>Simple example with node attributes:</w:t>
      </w:r>
    </w:p>
    <w:p>
      <w:pPr>
        <w:pStyle w:val="Normal"/>
        <w:numPr>
          <w:ilvl w:val="0"/>
          <w:numId w:val="0"/>
        </w:numPr>
        <w:bidi w:val="0"/>
        <w:spacing w:before="0" w:after="120"/>
        <w:ind w:hanging="0" w:start="1080"/>
        <w:jc w:val="start"/>
        <w:rPr>
          <w:lang w:val="en-US"/>
        </w:rPr>
      </w:pPr>
      <w:r>
        <w:rPr>
          <w:lang w:val="en-US"/>
        </w:rPr>
        <mc:AlternateContent>
          <mc:Choice Requires="wps">
            <w:drawing>
              <wp:anchor behindDoc="0" distT="71120" distB="73025" distL="71120" distR="72390" simplePos="0" locked="0" layoutInCell="0" allowOverlap="1" relativeHeight="16">
                <wp:simplePos x="0" y="0"/>
                <wp:positionH relativeFrom="column">
                  <wp:posOffset>500380</wp:posOffset>
                </wp:positionH>
                <wp:positionV relativeFrom="paragraph">
                  <wp:posOffset>180975</wp:posOffset>
                </wp:positionV>
                <wp:extent cx="5755005" cy="1915795"/>
                <wp:effectExtent l="1270" t="1270" r="0" b="0"/>
                <wp:wrapTopAndBottom/>
                <wp:docPr id="1" name="Frame6"/>
                <a:graphic xmlns:a="http://schemas.openxmlformats.org/drawingml/2006/main">
                  <a:graphicData uri="http://schemas.microsoft.com/office/word/2010/wordprocessingShape">
                    <wps:wsp>
                      <wps:cNvSpPr/>
                      <wps:spPr>
                        <a:xfrm>
                          <a:off x="0" y="0"/>
                          <a:ext cx="5754960" cy="191592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Describe the technique {</w:t>
                            </w:r>
                            <w:r>
                              <w:rPr>
                                <w:shd w:fill="FFF5CE" w:val="clear"/>
                              </w:rPr>
                              <w:t>attack-pattern.name</w:t>
                            </w:r>
                            <w:r>
                              <w:rPr>
                                <w:color w:val="000000"/>
                              </w:rPr>
                              <w:t>} ({</w:t>
                            </w:r>
                            <w:r>
                              <w:rPr>
                                <w:shd w:fill="FFF5CE" w:val="clear"/>
                              </w:rPr>
                              <w:t>attack-pattern.id</w:t>
                            </w:r>
                            <w:r>
                              <w:rPr>
                                <w:color w:val="000000"/>
                              </w:rPr>
                              <w:t>}) and give a method for its detection.</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This is the description of {</w:t>
                            </w:r>
                            <w:r>
                              <w:rPr>
                                <w:shd w:fill="FFF5CE" w:val="clear"/>
                              </w:rPr>
                              <w:t>attack-pattern.name</w:t>
                            </w:r>
                            <w:r>
                              <w:rPr>
                                <w:color w:val="000000"/>
                              </w:rPr>
                              <w:t>}:</w:t>
                            </w:r>
                          </w:p>
                          <w:p>
                            <w:pPr>
                              <w:pStyle w:val="FrameContents"/>
                              <w:bidi w:val="0"/>
                              <w:jc w:val="start"/>
                              <w:rPr/>
                            </w:pPr>
                            <w:r>
                              <w:rPr>
                                <w:color w:val="000000"/>
                              </w:rPr>
                              <w:t>{</w:t>
                            </w:r>
                            <w:r>
                              <w:rPr>
                                <w:shd w:fill="FFF5CE" w:val="clear"/>
                              </w:rPr>
                              <w:t>attack-pattern .description</w:t>
                            </w:r>
                            <w:r>
                              <w:rPr>
                                <w:color w:val="000000"/>
                              </w:rPr>
                              <w:t>}</w:t>
                            </w:r>
                          </w:p>
                          <w:p>
                            <w:pPr>
                              <w:pStyle w:val="FrameContents"/>
                              <w:bidi w:val="0"/>
                              <w:jc w:val="start"/>
                              <w:rPr/>
                            </w:pPr>
                            <w:r>
                              <w:rPr>
                                <w:color w:val="000000"/>
                              </w:rPr>
                              <w:t>Its method of detection is {</w:t>
                            </w:r>
                            <w:r>
                              <w:rPr>
                                <w:shd w:fill="FFF5CE" w:val="clear"/>
                              </w:rPr>
                              <w:t>attack-pattern.x_mitre_detection</w:t>
                            </w:r>
                            <w:r>
                              <w:rPr>
                                <w:color w:val="000000"/>
                              </w:rPr>
                              <w:t>}</w:t>
                            </w:r>
                          </w:p>
                        </w:txbxContent>
                      </wps:txbx>
                      <wps:bodyPr lIns="54000" rIns="54000" tIns="54000" bIns="54000" anchor="t">
                        <a:noAutofit/>
                      </wps:bodyPr>
                    </wps:wsp>
                  </a:graphicData>
                </a:graphic>
              </wp:anchor>
            </w:drawing>
          </mc:Choice>
          <mc:Fallback>
            <w:pict>
              <v:rect id="shape_0" ID="Frame6" path="m0,0l-2147483645,0l-2147483645,-2147483646l0,-2147483646xe" fillcolor="white" stroked="t" o:allowincell="f" style="position:absolute;margin-left:39.4pt;margin-top:14.25pt;width:453.1pt;height:150.8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Describe the technique {</w:t>
                      </w:r>
                      <w:r>
                        <w:rPr>
                          <w:shd w:fill="FFF5CE" w:val="clear"/>
                        </w:rPr>
                        <w:t>attack-pattern.name</w:t>
                      </w:r>
                      <w:r>
                        <w:rPr>
                          <w:color w:val="000000"/>
                        </w:rPr>
                        <w:t>} ({</w:t>
                      </w:r>
                      <w:r>
                        <w:rPr>
                          <w:shd w:fill="FFF5CE" w:val="clear"/>
                        </w:rPr>
                        <w:t>attack-pattern.id</w:t>
                      </w:r>
                      <w:r>
                        <w:rPr>
                          <w:color w:val="000000"/>
                        </w:rPr>
                        <w:t>}) and give a method for its detection.</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This is the description of {</w:t>
                      </w:r>
                      <w:r>
                        <w:rPr>
                          <w:shd w:fill="FFF5CE" w:val="clear"/>
                        </w:rPr>
                        <w:t>attack-pattern.name</w:t>
                      </w:r>
                      <w:r>
                        <w:rPr>
                          <w:color w:val="000000"/>
                        </w:rPr>
                        <w:t>}:</w:t>
                      </w:r>
                    </w:p>
                    <w:p>
                      <w:pPr>
                        <w:pStyle w:val="FrameContents"/>
                        <w:bidi w:val="0"/>
                        <w:jc w:val="start"/>
                        <w:rPr/>
                      </w:pPr>
                      <w:r>
                        <w:rPr>
                          <w:color w:val="000000"/>
                        </w:rPr>
                        <w:t>{</w:t>
                      </w:r>
                      <w:r>
                        <w:rPr>
                          <w:shd w:fill="FFF5CE" w:val="clear"/>
                        </w:rPr>
                        <w:t>attack-pattern .description</w:t>
                      </w:r>
                      <w:r>
                        <w:rPr>
                          <w:color w:val="000000"/>
                        </w:rPr>
                        <w:t>}</w:t>
                      </w:r>
                    </w:p>
                    <w:p>
                      <w:pPr>
                        <w:pStyle w:val="FrameContents"/>
                        <w:bidi w:val="0"/>
                        <w:jc w:val="start"/>
                        <w:rPr/>
                      </w:pPr>
                      <w:r>
                        <w:rPr>
                          <w:color w:val="000000"/>
                        </w:rPr>
                        <w:t>Its method of detection is {</w:t>
                      </w:r>
                      <w:r>
                        <w:rPr>
                          <w:shd w:fill="FFF5CE" w:val="clear"/>
                        </w:rPr>
                        <w:t>attack-pattern.x_mitre_detection</w:t>
                      </w:r>
                      <w:r>
                        <w:rPr>
                          <w:color w:val="000000"/>
                        </w:rPr>
                        <w:t>}</w:t>
                      </w:r>
                    </w:p>
                  </w:txbxContent>
                </v:textbox>
                <w10:wrap type="topAndBottom"/>
              </v:rect>
            </w:pict>
          </mc:Fallback>
        </mc:AlternateContent>
      </w:r>
    </w:p>
    <w:p>
      <w:pPr>
        <w:pStyle w:val="Normal"/>
        <w:numPr>
          <w:ilvl w:val="1"/>
          <w:numId w:val="214"/>
        </w:numPr>
        <w:bidi w:val="0"/>
        <w:spacing w:before="0" w:after="120"/>
        <w:jc w:val="start"/>
        <w:rPr>
          <w:lang w:val="en-US"/>
          <w:ins w:id="377" w:author="I.C." w:date="2025-09-22T20:09:19Z"/>
        </w:rPr>
      </w:pPr>
      <w:ins w:id="376" w:author="I.C." w:date="2025-09-22T20:09:19Z">
        <w:r>
          <w:rPr/>
          <w:t>Template example that links description to attack pattern and id:</w:t>
        </w:r>
      </w:ins>
    </w:p>
    <w:p>
      <w:pPr>
        <w:pStyle w:val="Normal"/>
        <w:bidi w:val="0"/>
        <w:spacing w:before="0" w:after="120"/>
        <w:jc w:val="start"/>
        <w:rPr>
          <w:lang w:val="en-US"/>
        </w:rPr>
      </w:pPr>
      <w:r>
        <w:rPr>
          <w:lang w:val="en-US"/>
        </w:rPr>
        <mc:AlternateContent>
          <mc:Choice Requires="wps">
            <w:drawing>
              <wp:anchor behindDoc="0" distT="71120" distB="72390" distL="71120" distR="72390" simplePos="0" locked="0" layoutInCell="0" allowOverlap="1" relativeHeight="28">
                <wp:simplePos x="0" y="0"/>
                <wp:positionH relativeFrom="column">
                  <wp:posOffset>500380</wp:posOffset>
                </wp:positionH>
                <wp:positionV relativeFrom="paragraph">
                  <wp:posOffset>180975</wp:posOffset>
                </wp:positionV>
                <wp:extent cx="5755005" cy="1604645"/>
                <wp:effectExtent l="1270" t="1270" r="0" b="0"/>
                <wp:wrapTopAndBottom/>
                <wp:docPr id="2" name="Frame14"/>
                <a:graphic xmlns:a="http://schemas.openxmlformats.org/drawingml/2006/main">
                  <a:graphicData uri="http://schemas.microsoft.com/office/word/2010/wordprocessingShape">
                    <wps:wsp>
                      <wps:cNvSpPr/>
                      <wps:spPr>
                        <a:xfrm>
                          <a:off x="0" y="0"/>
                          <a:ext cx="5754960" cy="160452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ins w:id="378" w:author="I.C." w:date="2025-09-22T20:09:19Z"/>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color w:val="000000"/>
                              </w:rPr>
                            </w:pPr>
                            <w:ins w:id="379" w:author="I.C." w:date="2025-09-22T20:25:38Z">
                              <w:r>
                                <w:rPr>
                                  <w:color w:val="000000"/>
                                </w:rPr>
                                <w:t xml:space="preserve">This attack pattern description is representative of which attack pattern name and id? </w:t>
                              </w:r>
                            </w:ins>
                          </w:p>
                          <w:p>
                            <w:pPr>
                              <w:pStyle w:val="FrameContents"/>
                              <w:bidi w:val="0"/>
                              <w:jc w:val="start"/>
                              <w:rPr>
                                <w:ins w:id="383" w:author="I.C." w:date="2025-09-22T20:26:07Z"/>
                              </w:rPr>
                            </w:pPr>
                            <w:moveTo w:id="380" w:author="I.C." w:date="2025-09-22T20:25:38Z">
                              <w:r>
                                <w:rPr>
                                  <w:color w:val="000000"/>
                                </w:rPr>
                                <w:t>{</w:t>
                              </w:r>
                            </w:moveTo>
                            <w:moveTo w:id="381" w:author="I.C." w:date="2025-09-22T20:25:38Z">
                              <w:r>
                                <w:rPr>
                                  <w:shd w:fill="FFF5CE" w:val="clear"/>
                                </w:rPr>
                                <w:t>attack-pattern.description</w:t>
                              </w:r>
                            </w:moveTo>
                            <w:moveTo w:id="382" w:author="I.C." w:date="2025-09-22T20:25:38Z">
                              <w:r>
                                <w:rPr>
                                  <w:color w:val="000000"/>
                                </w:rPr>
                                <w:t>}</w:t>
                              </w:r>
                            </w:moveTo>
                          </w:p>
                          <w:p>
                            <w:pPr>
                              <w:pStyle w:val="FrameContents"/>
                              <w:bidi w:val="0"/>
                              <w:jc w:val="start"/>
                              <w:rPr>
                                <w:color w:val="000000"/>
                                <w:del w:id="389" w:author="I.C." w:date="2025-09-22T20:27:10Z"/>
                              </w:rPr>
                            </w:pPr>
                            <w:del w:id="384" w:author="I.C." w:date="2025-09-22T20:27:10Z">
                              <w:r>
                                <w:rPr/>
                                <w:delText>Describe the technique {</w:delText>
                              </w:r>
                            </w:del>
                            <w:del w:id="385" w:author="I.C." w:date="2025-09-22T20:27:10Z">
                              <w:r>
                                <w:rPr>
                                  <w:shd w:fill="FFF5CE" w:val="clear"/>
                                </w:rPr>
                                <w:delText>attack-pattern.name</w:delText>
                              </w:r>
                            </w:del>
                            <w:del w:id="386" w:author="I.C." w:date="2025-09-22T20:27:10Z">
                              <w:r>
                                <w:rPr/>
                                <w:delText>} ({</w:delText>
                              </w:r>
                            </w:del>
                            <w:del w:id="387" w:author="I.C." w:date="2025-09-22T20:27:10Z">
                              <w:r>
                                <w:rPr>
                                  <w:shd w:fill="FFF5CE" w:val="clear"/>
                                </w:rPr>
                                <w:delText>attack-pattern.id</w:delText>
                              </w:r>
                            </w:del>
                            <w:del w:id="388" w:author="I.C." w:date="2025-09-22T20:27:10Z">
                              <w:r>
                                <w:rPr/>
                                <w:delText>}) and give a method for its detection.</w:delText>
                              </w:r>
                            </w:del>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del w:id="400" w:author="I.C." w:date="2025-09-22T20:27:08Z"/>
                              </w:rPr>
                            </w:pPr>
                            <w:r>
                              <w:rPr>
                                <w:color w:val="000000"/>
                              </w:rPr>
                              <w:t>Th</w:t>
                            </w:r>
                            <w:ins w:id="390" w:author="I.C." w:date="2025-09-22T20:26:13Z">
                              <w:r>
                                <w:rPr>
                                  <w:color w:val="000000"/>
                                </w:rPr>
                                <w:t>e</w:t>
                              </w:r>
                            </w:ins>
                            <w:del w:id="391" w:author="I.C." w:date="2025-09-22T20:26:12Z">
                              <w:r>
                                <w:rPr>
                                  <w:color w:val="000000"/>
                                </w:rPr>
                                <w:delText xml:space="preserve">is </w:delText>
                              </w:r>
                            </w:del>
                            <w:ins w:id="392" w:author="I.C." w:date="2025-09-22T20:26:13Z">
                              <w:r>
                                <w:rPr>
                                  <w:color w:val="000000"/>
                                </w:rPr>
                                <w:t xml:space="preserve"> given </w:t>
                              </w:r>
                            </w:ins>
                            <w:del w:id="393" w:author="I.C." w:date="2025-09-22T20:26:19Z">
                              <w:r>
                                <w:rPr>
                                  <w:color w:val="000000"/>
                                </w:rPr>
                                <w:delText xml:space="preserve">is the </w:delText>
                              </w:r>
                            </w:del>
                            <w:r>
                              <w:rPr>
                                <w:color w:val="000000"/>
                              </w:rPr>
                              <w:t xml:space="preserve">description </w:t>
                            </w:r>
                            <w:del w:id="394" w:author="I.C." w:date="2025-09-22T20:26:24Z">
                              <w:r>
                                <w:rPr>
                                  <w:color w:val="000000"/>
                                </w:rPr>
                                <w:delText xml:space="preserve">of </w:delText>
                              </w:r>
                            </w:del>
                            <w:ins w:id="395" w:author="I.C." w:date="2025-09-22T20:26:24Z">
                              <w:r>
                                <w:rPr>
                                  <w:color w:val="000000"/>
                                </w:rPr>
                                <w:t xml:space="preserve">belongs to </w:t>
                              </w:r>
                            </w:ins>
                            <w:r>
                              <w:rPr>
                                <w:color w:val="000000"/>
                              </w:rPr>
                              <w:t>{</w:t>
                            </w:r>
                            <w:r>
                              <w:rPr>
                                <w:shd w:fill="FFF5CE" w:val="clear"/>
                              </w:rPr>
                              <w:t>attack-pattern.name</w:t>
                            </w:r>
                            <w:r>
                              <w:rPr>
                                <w:color w:val="000000"/>
                              </w:rPr>
                              <w:t>}</w:t>
                            </w:r>
                            <w:ins w:id="396" w:author="I.C." w:date="2025-09-22T20:26:51Z">
                              <w:r>
                                <w:rPr>
                                  <w:color w:val="000000"/>
                                </w:rPr>
                                <w:t xml:space="preserve"> with id {</w:t>
                              </w:r>
                            </w:ins>
                            <w:ins w:id="397" w:author="I.C." w:date="2025-09-22T20:26:51Z">
                              <w:r>
                                <w:rPr>
                                  <w:shd w:fill="FFF5CE" w:val="clear"/>
                                </w:rPr>
                                <w:t>attack-pattern.id</w:t>
                              </w:r>
                            </w:ins>
                            <w:ins w:id="398" w:author="I.C." w:date="2025-09-22T20:26:51Z">
                              <w:r>
                                <w:rPr>
                                  <w:color w:val="000000"/>
                                </w:rPr>
                                <w:t>}.</w:t>
                              </w:r>
                            </w:ins>
                            <w:del w:id="399" w:author="I.C." w:date="2025-09-22T20:27:08Z">
                              <w:r>
                                <w:rPr>
                                  <w:color w:val="000000"/>
                                </w:rPr>
                                <w:delText>:</w:delText>
                              </w:r>
                            </w:del>
                          </w:p>
                          <w:p>
                            <w:pPr>
                              <w:pStyle w:val="FrameContents"/>
                              <w:bidi w:val="0"/>
                              <w:jc w:val="start"/>
                              <w:rPr>
                                <w:color w:val="000000"/>
                                <w:del w:id="404" w:author="I.C." w:date="2025-09-22T20:27:05Z"/>
                              </w:rPr>
                            </w:pPr>
                            <w:moveFrom w:id="401" w:author="I.C." w:date="2025-09-22T20:25:59Z">
                              <w:r>
                                <w:rPr>
                                  <w:color w:val="000000"/>
                                </w:rPr>
                                <w:t>{</w:t>
                              </w:r>
                            </w:moveFrom>
                            <w:moveFrom w:id="402" w:author="I.C." w:date="2025-09-22T20:25:59Z">
                              <w:r>
                                <w:rPr>
                                  <w:shd w:fill="FFF5CE" w:val="clear"/>
                                </w:rPr>
                                <w:t>attack-pattern .description</w:t>
                              </w:r>
                            </w:moveFrom>
                            <w:moveFrom w:id="403" w:author="I.C." w:date="2025-09-22T20:25:59Z">
                              <w:r>
                                <w:rPr>
                                  <w:color w:val="000000"/>
                                </w:rPr>
                                <w:t>}</w:t>
                              </w:r>
                            </w:moveFrom>
                          </w:p>
                          <w:p>
                            <w:pPr>
                              <w:pStyle w:val="FrameContents"/>
                              <w:bidi w:val="0"/>
                              <w:jc w:val="start"/>
                              <w:rPr>
                                <w:color w:val="000000"/>
                              </w:rPr>
                            </w:pPr>
                            <w:del w:id="405" w:author="I.C." w:date="2025-09-22T20:27:05Z">
                              <w:r>
                                <w:rPr>
                                  <w:color w:val="000000"/>
                                </w:rPr>
                                <w:delText>Its method of detection is {</w:delText>
                              </w:r>
                            </w:del>
                            <w:del w:id="406" w:author="I.C." w:date="2025-09-22T20:27:05Z">
                              <w:r>
                                <w:rPr>
                                  <w:shd w:fill="FFF5CE" w:val="clear"/>
                                </w:rPr>
                                <w:delText>attack-pattern.x_mitre_detection</w:delText>
                              </w:r>
                            </w:del>
                            <w:del w:id="407" w:author="I.C." w:date="2025-09-22T20:27:05Z">
                              <w:r>
                                <w:rPr>
                                  <w:color w:val="000000"/>
                                </w:rPr>
                                <w:delText>}</w:delText>
                              </w:r>
                            </w:del>
                          </w:p>
                        </w:txbxContent>
                      </wps:txbx>
                      <wps:bodyPr lIns="54000" rIns="54000" tIns="54000" bIns="54000" anchor="t">
                        <a:noAutofit/>
                      </wps:bodyPr>
                    </wps:wsp>
                  </a:graphicData>
                </a:graphic>
              </wp:anchor>
            </w:drawing>
          </mc:Choice>
          <mc:Fallback>
            <w:pict>
              <v:rect id="shape_0" ID="Frame14" path="m0,0l-2147483645,0l-2147483645,-2147483646l0,-2147483646xe" fillcolor="white" stroked="t" o:allowincell="f" style="position:absolute;margin-left:39.4pt;margin-top:14.25pt;width:453.1pt;height:126.3pt;mso-wrap-style:square;v-text-anchor:top">
                <v:fill o:detectmouseclick="t" type="solid" color2="black"/>
                <v:stroke color="black" joinstyle="round" endcap="flat"/>
                <v:textbox>
                  <w:txbxContent>
                    <w:p>
                      <w:pPr>
                        <w:pStyle w:val="FrameContents"/>
                        <w:bidi w:val="0"/>
                        <w:jc w:val="start"/>
                        <w:rPr>
                          <w:ins w:id="408" w:author="I.C." w:date="2025-09-22T20:09:19Z"/>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color w:val="000000"/>
                        </w:rPr>
                      </w:pPr>
                      <w:ins w:id="409" w:author="I.C." w:date="2025-09-22T20:25:38Z">
                        <w:r>
                          <w:rPr>
                            <w:color w:val="000000"/>
                          </w:rPr>
                          <w:t xml:space="preserve">This attack pattern description is representative of which attack pattern name and id? </w:t>
                        </w:r>
                      </w:ins>
                    </w:p>
                    <w:p>
                      <w:pPr>
                        <w:pStyle w:val="FrameContents"/>
                        <w:bidi w:val="0"/>
                        <w:jc w:val="start"/>
                        <w:rPr>
                          <w:ins w:id="413" w:author="I.C." w:date="2025-09-22T20:26:07Z"/>
                        </w:rPr>
                      </w:pPr>
                      <w:moveTo w:id="410" w:author="I.C." w:date="2025-09-22T20:25:38Z">
                        <w:r>
                          <w:rPr>
                            <w:color w:val="000000"/>
                          </w:rPr>
                          <w:t>{</w:t>
                        </w:r>
                      </w:moveTo>
                      <w:moveTo w:id="411" w:author="I.C." w:date="2025-09-22T20:25:38Z">
                        <w:r>
                          <w:rPr>
                            <w:shd w:fill="FFF5CE" w:val="clear"/>
                          </w:rPr>
                          <w:t>attack-pattern.description</w:t>
                        </w:r>
                      </w:moveTo>
                      <w:moveTo w:id="412" w:author="I.C." w:date="2025-09-22T20:25:38Z">
                        <w:r>
                          <w:rPr>
                            <w:color w:val="000000"/>
                          </w:rPr>
                          <w:t>}</w:t>
                        </w:r>
                      </w:moveTo>
                    </w:p>
                    <w:p>
                      <w:pPr>
                        <w:pStyle w:val="FrameContents"/>
                        <w:bidi w:val="0"/>
                        <w:jc w:val="start"/>
                        <w:rPr>
                          <w:color w:val="000000"/>
                          <w:del w:id="419" w:author="I.C." w:date="2025-09-22T20:27:10Z"/>
                        </w:rPr>
                      </w:pPr>
                      <w:del w:id="414" w:author="I.C." w:date="2025-09-22T20:27:10Z">
                        <w:r>
                          <w:rPr/>
                          <w:delText>Describe the technique {</w:delText>
                        </w:r>
                      </w:del>
                      <w:del w:id="415" w:author="I.C." w:date="2025-09-22T20:27:10Z">
                        <w:r>
                          <w:rPr>
                            <w:shd w:fill="FFF5CE" w:val="clear"/>
                          </w:rPr>
                          <w:delText>attack-pattern.name</w:delText>
                        </w:r>
                      </w:del>
                      <w:del w:id="416" w:author="I.C." w:date="2025-09-22T20:27:10Z">
                        <w:r>
                          <w:rPr/>
                          <w:delText>} ({</w:delText>
                        </w:r>
                      </w:del>
                      <w:del w:id="417" w:author="I.C." w:date="2025-09-22T20:27:10Z">
                        <w:r>
                          <w:rPr>
                            <w:shd w:fill="FFF5CE" w:val="clear"/>
                          </w:rPr>
                          <w:delText>attack-pattern.id</w:delText>
                        </w:r>
                      </w:del>
                      <w:del w:id="418" w:author="I.C." w:date="2025-09-22T20:27:10Z">
                        <w:r>
                          <w:rPr/>
                          <w:delText>}) and give a method for its detection.</w:delText>
                        </w:r>
                      </w:del>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del w:id="430" w:author="I.C." w:date="2025-09-22T20:27:08Z"/>
                        </w:rPr>
                      </w:pPr>
                      <w:r>
                        <w:rPr>
                          <w:color w:val="000000"/>
                        </w:rPr>
                        <w:t>Th</w:t>
                      </w:r>
                      <w:ins w:id="420" w:author="I.C." w:date="2025-09-22T20:26:13Z">
                        <w:r>
                          <w:rPr>
                            <w:color w:val="000000"/>
                          </w:rPr>
                          <w:t>e</w:t>
                        </w:r>
                      </w:ins>
                      <w:del w:id="421" w:author="I.C." w:date="2025-09-22T20:26:12Z">
                        <w:r>
                          <w:rPr>
                            <w:color w:val="000000"/>
                          </w:rPr>
                          <w:delText xml:space="preserve">is </w:delText>
                        </w:r>
                      </w:del>
                      <w:ins w:id="422" w:author="I.C." w:date="2025-09-22T20:26:13Z">
                        <w:r>
                          <w:rPr>
                            <w:color w:val="000000"/>
                          </w:rPr>
                          <w:t xml:space="preserve"> given </w:t>
                        </w:r>
                      </w:ins>
                      <w:del w:id="423" w:author="I.C." w:date="2025-09-22T20:26:19Z">
                        <w:r>
                          <w:rPr>
                            <w:color w:val="000000"/>
                          </w:rPr>
                          <w:delText xml:space="preserve">is the </w:delText>
                        </w:r>
                      </w:del>
                      <w:r>
                        <w:rPr>
                          <w:color w:val="000000"/>
                        </w:rPr>
                        <w:t xml:space="preserve">description </w:t>
                      </w:r>
                      <w:del w:id="424" w:author="I.C." w:date="2025-09-22T20:26:24Z">
                        <w:r>
                          <w:rPr>
                            <w:color w:val="000000"/>
                          </w:rPr>
                          <w:delText xml:space="preserve">of </w:delText>
                        </w:r>
                      </w:del>
                      <w:ins w:id="425" w:author="I.C." w:date="2025-09-22T20:26:24Z">
                        <w:r>
                          <w:rPr>
                            <w:color w:val="000000"/>
                          </w:rPr>
                          <w:t xml:space="preserve">belongs to </w:t>
                        </w:r>
                      </w:ins>
                      <w:r>
                        <w:rPr>
                          <w:color w:val="000000"/>
                        </w:rPr>
                        <w:t>{</w:t>
                      </w:r>
                      <w:r>
                        <w:rPr>
                          <w:shd w:fill="FFF5CE" w:val="clear"/>
                        </w:rPr>
                        <w:t>attack-pattern.name</w:t>
                      </w:r>
                      <w:r>
                        <w:rPr>
                          <w:color w:val="000000"/>
                        </w:rPr>
                        <w:t>}</w:t>
                      </w:r>
                      <w:ins w:id="426" w:author="I.C." w:date="2025-09-22T20:26:51Z">
                        <w:r>
                          <w:rPr>
                            <w:color w:val="000000"/>
                          </w:rPr>
                          <w:t xml:space="preserve"> with id {</w:t>
                        </w:r>
                      </w:ins>
                      <w:ins w:id="427" w:author="I.C." w:date="2025-09-22T20:26:51Z">
                        <w:r>
                          <w:rPr>
                            <w:shd w:fill="FFF5CE" w:val="clear"/>
                          </w:rPr>
                          <w:t>attack-pattern.id</w:t>
                        </w:r>
                      </w:ins>
                      <w:ins w:id="428" w:author="I.C." w:date="2025-09-22T20:26:51Z">
                        <w:r>
                          <w:rPr>
                            <w:color w:val="000000"/>
                          </w:rPr>
                          <w:t>}.</w:t>
                        </w:r>
                      </w:ins>
                      <w:del w:id="429" w:author="I.C." w:date="2025-09-22T20:27:08Z">
                        <w:r>
                          <w:rPr>
                            <w:color w:val="000000"/>
                          </w:rPr>
                          <w:delText>:</w:delText>
                        </w:r>
                      </w:del>
                    </w:p>
                    <w:p>
                      <w:pPr>
                        <w:pStyle w:val="FrameContents"/>
                        <w:bidi w:val="0"/>
                        <w:jc w:val="start"/>
                        <w:rPr>
                          <w:color w:val="000000"/>
                          <w:del w:id="434" w:author="I.C." w:date="2025-09-22T20:27:05Z"/>
                        </w:rPr>
                      </w:pPr>
                      <w:moveFrom w:id="431" w:author="I.C." w:date="2025-09-22T20:25:59Z">
                        <w:r>
                          <w:rPr>
                            <w:color w:val="000000"/>
                          </w:rPr>
                          <w:t>{</w:t>
                        </w:r>
                      </w:moveFrom>
                      <w:moveFrom w:id="432" w:author="I.C." w:date="2025-09-22T20:25:59Z">
                        <w:r>
                          <w:rPr>
                            <w:shd w:fill="FFF5CE" w:val="clear"/>
                          </w:rPr>
                          <w:t>attack-pattern .description</w:t>
                        </w:r>
                      </w:moveFrom>
                      <w:moveFrom w:id="433" w:author="I.C." w:date="2025-09-22T20:25:59Z">
                        <w:r>
                          <w:rPr>
                            <w:color w:val="000000"/>
                          </w:rPr>
                          <w:t>}</w:t>
                        </w:r>
                      </w:moveFrom>
                    </w:p>
                    <w:p>
                      <w:pPr>
                        <w:pStyle w:val="FrameContents"/>
                        <w:bidi w:val="0"/>
                        <w:jc w:val="start"/>
                        <w:rPr>
                          <w:color w:val="000000"/>
                        </w:rPr>
                      </w:pPr>
                      <w:del w:id="435" w:author="I.C." w:date="2025-09-22T20:27:05Z">
                        <w:r>
                          <w:rPr>
                            <w:color w:val="000000"/>
                          </w:rPr>
                          <w:delText>Its method of detection is {</w:delText>
                        </w:r>
                      </w:del>
                      <w:del w:id="436" w:author="I.C." w:date="2025-09-22T20:27:05Z">
                        <w:r>
                          <w:rPr>
                            <w:shd w:fill="FFF5CE" w:val="clear"/>
                          </w:rPr>
                          <w:delText>attack-pattern.x_mitre_detection</w:delText>
                        </w:r>
                      </w:del>
                      <w:del w:id="437" w:author="I.C." w:date="2025-09-22T20:27:05Z">
                        <w:r>
                          <w:rPr>
                            <w:color w:val="000000"/>
                          </w:rPr>
                          <w:delText>}</w:delText>
                        </w:r>
                      </w:del>
                    </w:p>
                  </w:txbxContent>
                </v:textbox>
                <w10:wrap type="topAndBottom"/>
              </v:rect>
            </w:pict>
          </mc:Fallback>
        </mc:AlternateContent>
      </w:r>
    </w:p>
    <w:p>
      <w:pPr>
        <w:pStyle w:val="Normal"/>
        <w:numPr>
          <w:ilvl w:val="1"/>
          <w:numId w:val="215"/>
        </w:numPr>
        <w:bidi w:val="0"/>
        <w:spacing w:before="0" w:after="120"/>
        <w:jc w:val="start"/>
        <w:rPr>
          <w:lang w:val="en-US"/>
        </w:rPr>
      </w:pPr>
      <w:r>
        <w:rPr>
          <w:i w:val="false"/>
          <w:iCs w:val="false"/>
          <w:lang w:val="en-US"/>
        </w:rPr>
        <w:t>Template example that filters technique nodes using a property value for platform and also filter techniques that are sub-techniques</w:t>
      </w:r>
      <w:ins w:id="438" w:author="I.C." w:date="2025-09-22T20:30:42Z">
        <w:r>
          <w:rPr>
            <w:i w:val="false"/>
            <w:iCs w:val="false"/>
            <w:lang w:val="en-US"/>
          </w:rPr>
          <w:t xml:space="preserve">. It uses variables (e.g. </w:t>
        </w:r>
      </w:ins>
      <w:ins w:id="439" w:author="I.C." w:date="2025-09-22T20:30:42Z">
        <w:r>
          <w:rPr>
            <w:i/>
            <w:iCs/>
            <w:lang w:val="en-US"/>
          </w:rPr>
          <w:t>m</w:t>
        </w:r>
      </w:ins>
      <w:ins w:id="440" w:author="I.C." w:date="2025-09-22T20:30:42Z">
        <w:r>
          <w:rPr>
            <w:i w:val="false"/>
            <w:iCs w:val="false"/>
            <w:lang w:val="en-US"/>
          </w:rPr>
          <w:t xml:space="preserve"> in </w:t>
        </w:r>
      </w:ins>
      <w:ins w:id="441" w:author="I.C." w:date="2025-09-22T20:30:42Z">
        <w:r>
          <w:rPr>
            <w:i w:val="false"/>
            <w:iCs w:val="false"/>
            <w:shd w:fill="FF8000" w:val="clear"/>
            <w:lang w:val="en-US"/>
          </w:rPr>
          <w:t>m:</w:t>
        </w:r>
      </w:ins>
      <w:ins w:id="442" w:author="I.C." w:date="2025-09-22T20:30:42Z">
        <w:r>
          <w:rPr>
            <w:i w:val="false"/>
            <w:iCs w:val="false"/>
            <w:shd w:fill="FFF5CE" w:val="clear"/>
            <w:lang w:val="en-US"/>
          </w:rPr>
          <w:t>mitigation</w:t>
        </w:r>
      </w:ins>
      <w:ins w:id="443" w:author="I.C." w:date="2025-09-22T20:30:42Z">
        <w:r>
          <w:rPr>
            <w:i w:val="false"/>
            <w:iCs w:val="false"/>
            <w:lang w:val="en-US"/>
          </w:rPr>
          <w:t>) bound here to a mitigation (course-of-action) node.</w:t>
        </w:r>
      </w:ins>
      <w:ins w:id="444" w:author="I.C." w:date="2025-09-22T20:31:57Z">
        <w:r>
          <w:rPr>
            <w:i w:val="false"/>
            <w:iCs w:val="false"/>
            <w:lang w:val="en-US"/>
          </w:rPr>
          <w:t xml:space="preserve"> Variable </w:t>
        </w:r>
      </w:ins>
      <w:ins w:id="445" w:author="I.C." w:date="2025-09-22T20:31:57Z">
        <w:r>
          <w:rPr>
            <w:i/>
            <w:iCs/>
            <w:lang w:val="en-US"/>
          </w:rPr>
          <w:t>t</w:t>
        </w:r>
      </w:ins>
      <w:ins w:id="446" w:author="I.C." w:date="2025-09-22T20:31:57Z">
        <w:r>
          <w:rPr>
            <w:i w:val="false"/>
            <w:iCs w:val="false"/>
            <w:lang w:val="en-US"/>
          </w:rPr>
          <w:t xml:space="preserve"> is bound to </w:t>
        </w:r>
      </w:ins>
      <w:ins w:id="447" w:author="I.C." w:date="2025-09-22T20:31:57Z">
        <w:r>
          <w:rPr>
            <w:i/>
            <w:iCs/>
            <w:lang w:val="en-US"/>
          </w:rPr>
          <w:t>m</w:t>
        </w:r>
      </w:ins>
      <w:ins w:id="448" w:author="I.C." w:date="2025-09-22T20:31:57Z">
        <w:r>
          <w:rPr>
            <w:i w:val="false"/>
            <w:iCs w:val="false"/>
            <w:lang w:val="en-US"/>
          </w:rPr>
          <w:t xml:space="preserve">’s associated attack-pattern (or technique) node. This demonstrates </w:t>
        </w:r>
      </w:ins>
      <w:ins w:id="449" w:author="I.C." w:date="2025-09-22T20:33:01Z">
        <w:r>
          <w:rPr>
            <w:i w:val="false"/>
            <w:iCs w:val="false"/>
            <w:lang w:val="en-US"/>
          </w:rPr>
          <w:t xml:space="preserve">constraining variables to follow a relationship, in this case, </w:t>
        </w:r>
      </w:ins>
      <w:ins w:id="450" w:author="I.C." w:date="2025-09-22T20:33:01Z">
        <w:r>
          <w:rPr>
            <w:i/>
            <w:iCs/>
            <w:lang w:val="en-US"/>
          </w:rPr>
          <w:t xml:space="preserve">course-of-action </w:t>
        </w:r>
      </w:ins>
      <w:ins w:id="451" w:author="I.C." w:date="2025-09-22T20:33:01Z">
        <w:r>
          <w:rPr>
            <w:i w:val="false"/>
            <w:iCs w:val="false"/>
            <w:lang w:val="en-US"/>
          </w:rPr>
          <w:t xml:space="preserve">– </w:t>
        </w:r>
      </w:ins>
      <w:ins w:id="452" w:author="I.C." w:date="2025-09-22T20:33:01Z">
        <w:r>
          <w:rPr>
            <w:i/>
            <w:iCs/>
            <w:lang w:val="en-US"/>
          </w:rPr>
          <w:t xml:space="preserve">mitigates </w:t>
        </w:r>
      </w:ins>
      <w:ins w:id="453" w:author="I.C." w:date="2025-09-22T20:33:01Z">
        <w:r>
          <w:rPr>
            <w:i w:val="false"/>
            <w:iCs w:val="false"/>
            <w:lang w:val="en-US"/>
          </w:rPr>
          <w:t xml:space="preserve">-&gt; </w:t>
        </w:r>
      </w:ins>
      <w:ins w:id="454" w:author="I.C." w:date="2025-09-22T20:33:01Z">
        <w:r>
          <w:rPr>
            <w:i/>
            <w:iCs/>
            <w:lang w:val="en-US"/>
          </w:rPr>
          <w:t>attack-pattern</w:t>
        </w:r>
      </w:ins>
      <w:ins w:id="455" w:author="I.C." w:date="2025-09-22T20:33:01Z">
        <w:r>
          <w:rPr>
            <w:i w:val="false"/>
            <w:iCs w:val="false"/>
            <w:lang w:val="en-US"/>
          </w:rPr>
          <w:t>.</w:t>
        </w:r>
      </w:ins>
      <w:ins w:id="456" w:author="I.C." w:date="2025-09-22T20:34:39Z">
        <w:r>
          <w:rPr>
            <w:i w:val="false"/>
            <w:iCs w:val="false"/>
            <w:lang w:val="en-US"/>
          </w:rPr>
          <w:t xml:space="preserve"> A second constraint forces the technique’s platform to be “Windows” using the “any is equal to”</w:t>
        </w:r>
      </w:ins>
      <w:ins w:id="457" w:author="I.C." w:date="2025-09-22T20:35:44Z">
        <w:r>
          <w:rPr>
            <w:i w:val="false"/>
            <w:iCs w:val="false"/>
            <w:lang w:val="en-US"/>
          </w:rPr>
          <w:t xml:space="preserve"> filter </w:t>
        </w:r>
      </w:ins>
      <w:ins w:id="458" w:author="I.C." w:date="2025-09-22T20:35:44Z">
        <w:r>
          <w:rPr>
            <w:i w:val="false"/>
            <w:iCs w:val="false"/>
            <w:shd w:fill="FFF5CE" w:val="clear"/>
            <w:lang w:val="en-US"/>
          </w:rPr>
          <w:t>t.x_mitre_platforms[? = ’Windows’]</w:t>
        </w:r>
      </w:ins>
      <w:ins w:id="459" w:author="I.C." w:date="2025-09-22T20:35:44Z">
        <w:r>
          <w:rPr>
            <w:i w:val="false"/>
            <w:iCs w:val="false"/>
            <w:lang w:val="en-US"/>
          </w:rPr>
          <w:t xml:space="preserve">: </w:t>
        </w:r>
      </w:ins>
      <w:del w:id="460" w:author="I.C." w:date="2025-09-22T20:30:42Z">
        <w:r>
          <w:rPr>
            <w:i w:val="false"/>
            <w:iCs w:val="false"/>
            <w:lang w:val="en-US"/>
          </w:rPr>
          <w:delText>.</w:delText>
        </w:r>
      </w:del>
    </w:p>
    <w:p>
      <w:pPr>
        <w:pStyle w:val="Normal"/>
        <w:bidi w:val="0"/>
        <w:spacing w:before="0" w:after="120"/>
        <w:jc w:val="start"/>
        <w:rPr>
          <w:lang w:val="en-US"/>
        </w:rPr>
      </w:pPr>
      <w:r>
        <w:rPr>
          <w:lang w:val="en-US"/>
        </w:rPr>
        <mc:AlternateContent>
          <mc:Choice Requires="wps">
            <w:drawing>
              <wp:anchor behindDoc="0" distT="71120" distB="73025" distL="71120" distR="72390" simplePos="0" locked="0" layoutInCell="0" allowOverlap="1" relativeHeight="18">
                <wp:simplePos x="0" y="0"/>
                <wp:positionH relativeFrom="column">
                  <wp:posOffset>570230</wp:posOffset>
                </wp:positionH>
                <wp:positionV relativeFrom="paragraph">
                  <wp:posOffset>80645</wp:posOffset>
                </wp:positionV>
                <wp:extent cx="5755005" cy="1915795"/>
                <wp:effectExtent l="1270" t="1270" r="0" b="0"/>
                <wp:wrapTopAndBottom/>
                <wp:docPr id="3" name="Frame9"/>
                <a:graphic xmlns:a="http://schemas.openxmlformats.org/drawingml/2006/main">
                  <a:graphicData uri="http://schemas.microsoft.com/office/word/2010/wordprocessingShape">
                    <wps:wsp>
                      <wps:cNvSpPr/>
                      <wps:spPr>
                        <a:xfrm>
                          <a:off x="0" y="0"/>
                          <a:ext cx="5754960" cy="191592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Which subtechniques on Windows are mitigated by {</w:t>
                            </w:r>
                            <w:r>
                              <w:rPr>
                                <w:shd w:fill="FF8000" w:val="clear"/>
                              </w:rPr>
                              <w:t>m:</w:t>
                            </w:r>
                            <w:r>
                              <w:rPr>
                                <w:shd w:fill="FFF5CE" w:val="clear"/>
                              </w:rPr>
                              <w:t>mitigation.name</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Mitigation {</w:t>
                            </w:r>
                            <w:r>
                              <w:rPr>
                                <w:shd w:fill="FFF5CE" w:val="clear"/>
                              </w:rPr>
                              <w:t>m.name</w:t>
                            </w:r>
                            <w:r>
                              <w:rPr>
                                <w:color w:val="000000"/>
                              </w:rPr>
                              <w:t>} ({</w:t>
                            </w:r>
                            <w:r>
                              <w:rPr>
                                <w:shd w:fill="FFF5CE" w:val="clear"/>
                              </w:rPr>
                              <w:t>m.id</w:t>
                            </w:r>
                            <w:r>
                              <w:rPr>
                                <w:color w:val="000000"/>
                              </w:rPr>
                              <w:t>}) mitigates technique {</w:t>
                            </w:r>
                            <w:r>
                              <w:rPr>
                                <w:shd w:fill="FF8000" w:val="clear"/>
                              </w:rPr>
                              <w:t>t:</w:t>
                            </w:r>
                            <w:r>
                              <w:rPr>
                                <w:shd w:fill="FFF5CE" w:val="clear"/>
                              </w:rPr>
                              <w:t>m.mitigates.name</w:t>
                            </w:r>
                            <w:r>
                              <w:rPr>
                                <w:color w:val="000000"/>
                              </w:rPr>
                              <w:t>} that has platform {</w:t>
                            </w:r>
                            <w:r>
                              <w:rPr>
                                <w:shd w:fill="FFF5CE" w:val="clear"/>
                              </w:rPr>
                              <w:t>t.x_mitre_platforms[? = ’Windows’]</w:t>
                            </w:r>
                            <w:r>
                              <w:rPr>
                                <w:color w:val="000000"/>
                              </w:rPr>
                              <w:t>}.</w:t>
                            </w:r>
                          </w:p>
                        </w:txbxContent>
                      </wps:txbx>
                      <wps:bodyPr lIns="54000" rIns="54000" tIns="54000" bIns="54000" anchor="t">
                        <a:noAutofit/>
                      </wps:bodyPr>
                    </wps:wsp>
                  </a:graphicData>
                </a:graphic>
              </wp:anchor>
            </w:drawing>
          </mc:Choice>
          <mc:Fallback>
            <w:pict>
              <v:rect id="shape_0" ID="Frame9" path="m0,0l-2147483645,0l-2147483645,-2147483646l0,-2147483646xe" fillcolor="white" stroked="t" o:allowincell="f" style="position:absolute;margin-left:44.9pt;margin-top:6.35pt;width:453.1pt;height:150.8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Which subtechniques on Windows are mitigated by {</w:t>
                      </w:r>
                      <w:r>
                        <w:rPr>
                          <w:shd w:fill="FF8000" w:val="clear"/>
                        </w:rPr>
                        <w:t>m:</w:t>
                      </w:r>
                      <w:r>
                        <w:rPr>
                          <w:shd w:fill="FFF5CE" w:val="clear"/>
                        </w:rPr>
                        <w:t>mitigation.name</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Mitigation {</w:t>
                      </w:r>
                      <w:r>
                        <w:rPr>
                          <w:shd w:fill="FFF5CE" w:val="clear"/>
                        </w:rPr>
                        <w:t>m.name</w:t>
                      </w:r>
                      <w:r>
                        <w:rPr>
                          <w:color w:val="000000"/>
                        </w:rPr>
                        <w:t>} ({</w:t>
                      </w:r>
                      <w:r>
                        <w:rPr>
                          <w:shd w:fill="FFF5CE" w:val="clear"/>
                        </w:rPr>
                        <w:t>m.id</w:t>
                      </w:r>
                      <w:r>
                        <w:rPr>
                          <w:color w:val="000000"/>
                        </w:rPr>
                        <w:t>}) mitigates technique {</w:t>
                      </w:r>
                      <w:r>
                        <w:rPr>
                          <w:shd w:fill="FF8000" w:val="clear"/>
                        </w:rPr>
                        <w:t>t:</w:t>
                      </w:r>
                      <w:r>
                        <w:rPr>
                          <w:shd w:fill="FFF5CE" w:val="clear"/>
                        </w:rPr>
                        <w:t>m.mitigates.name</w:t>
                      </w:r>
                      <w:r>
                        <w:rPr>
                          <w:color w:val="000000"/>
                        </w:rPr>
                        <w:t>} that has platform {</w:t>
                      </w:r>
                      <w:r>
                        <w:rPr>
                          <w:shd w:fill="FFF5CE" w:val="clear"/>
                        </w:rPr>
                        <w:t>t.x_mitre_platforms[? = ’Windows’]</w:t>
                      </w:r>
                      <w:r>
                        <w:rPr>
                          <w:color w:val="000000"/>
                        </w:rPr>
                        <w:t>}.</w:t>
                      </w:r>
                    </w:p>
                  </w:txbxContent>
                </v:textbox>
                <w10:wrap type="topAndBottom"/>
              </v:rect>
            </w:pict>
          </mc:Fallback>
        </mc:AlternateContent>
      </w:r>
    </w:p>
    <w:p>
      <w:pPr>
        <w:pStyle w:val="Normal"/>
        <w:numPr>
          <w:ilvl w:val="1"/>
          <w:numId w:val="216"/>
        </w:numPr>
        <w:bidi w:val="0"/>
        <w:spacing w:before="0" w:after="120"/>
        <w:jc w:val="start"/>
        <w:rPr>
          <w:lang w:val="en-US"/>
        </w:rPr>
      </w:pPr>
      <w:r>
        <w:rPr>
          <w:i w:val="false"/>
          <w:iCs w:val="false"/>
          <w:lang w:val="en-US"/>
        </w:rPr>
        <w:t xml:space="preserve">Example with relationship that refers to a random element of a list property using [?] </w:t>
      </w:r>
      <w:del w:id="461" w:author="I.C." w:date="2025-09-22T20:36:25Z">
        <w:r>
          <w:rPr>
            <w:i w:val="false"/>
            <w:iCs w:val="false"/>
            <w:lang w:val="en-US"/>
          </w:rPr>
          <w:delText>index</w:delText>
        </w:r>
      </w:del>
      <w:ins w:id="462" w:author="I.C." w:date="2025-09-22T20:36:25Z">
        <w:r>
          <w:rPr>
            <w:i w:val="false"/>
            <w:iCs w:val="false"/>
            <w:lang w:val="en-US"/>
          </w:rPr>
          <w:t>any</w:t>
        </w:r>
      </w:ins>
      <w:r>
        <w:rPr>
          <w:i w:val="false"/>
          <w:iCs w:val="false"/>
          <w:lang w:val="en-US"/>
        </w:rPr>
        <w:t xml:space="preserve"> wildcard</w:t>
      </w:r>
      <w:ins w:id="463" w:author="I.C." w:date="2025-09-22T20:36:46Z">
        <w:r>
          <w:rPr>
            <w:i w:val="false"/>
            <w:iCs w:val="false"/>
            <w:lang w:val="en-US"/>
          </w:rPr>
          <w:t xml:space="preserve">.  Expression </w:t>
        </w:r>
      </w:ins>
      <w:ins w:id="464" w:author="I.C." w:date="2025-09-22T20:36:46Z">
        <w:r>
          <w:rPr>
            <w:i w:val="false"/>
            <w:iCs w:val="false"/>
            <w:shd w:fill="FFF5CE" w:val="clear"/>
            <w:lang w:val="en-US"/>
          </w:rPr>
          <w:t>t.x_mitre_platforms[?]</w:t>
        </w:r>
      </w:ins>
      <w:ins w:id="465" w:author="I.C." w:date="2025-09-22T20:36:46Z">
        <w:r>
          <w:rPr>
            <w:i w:val="false"/>
            <w:iCs w:val="false"/>
            <w:lang w:val="en-US"/>
          </w:rPr>
          <w:t xml:space="preserve"> results in just on</w:t>
        </w:r>
      </w:ins>
      <w:ins w:id="466" w:author="I.C." w:date="2025-09-22T20:38:33Z">
        <w:r>
          <w:rPr>
            <w:i w:val="false"/>
            <w:iCs w:val="false"/>
            <w:lang w:val="en-US"/>
          </w:rPr>
          <w:t>e platform attribute string being generated</w:t>
        </w:r>
      </w:ins>
      <w:ins w:id="467" w:author="I.C." w:date="2025-09-22T20:39:37Z">
        <w:r>
          <w:rPr>
            <w:i w:val="false"/>
            <w:iCs w:val="false"/>
            <w:lang w:val="en-US"/>
          </w:rPr>
          <w:t>, i.e. no branching/split</w:t>
        </w:r>
      </w:ins>
      <w:del w:id="468" w:author="I.C." w:date="2025-09-22T20:36:45Z">
        <w:r>
          <w:rPr>
            <w:i w:val="false"/>
            <w:iCs w:val="false"/>
            <w:lang w:val="en-US"/>
          </w:rPr>
          <w:delText>:</w:delText>
        </w:r>
      </w:del>
    </w:p>
    <w:p>
      <w:pPr>
        <w:pStyle w:val="Normal"/>
        <w:bidi w:val="0"/>
        <w:spacing w:before="0" w:after="120"/>
        <w:jc w:val="start"/>
        <w:rPr>
          <w:lang w:val="en-US"/>
        </w:rPr>
      </w:pPr>
      <w:r>
        <w:rPr>
          <w:lang w:val="en-US"/>
        </w:rPr>
        <mc:AlternateContent>
          <mc:Choice Requires="wps">
            <w:drawing>
              <wp:anchor behindDoc="0" distT="71755" distB="71755" distL="71120" distR="72390" simplePos="0" locked="0" layoutInCell="0" allowOverlap="1" relativeHeight="12">
                <wp:simplePos x="0" y="0"/>
                <wp:positionH relativeFrom="column">
                  <wp:posOffset>602615</wp:posOffset>
                </wp:positionH>
                <wp:positionV relativeFrom="paragraph">
                  <wp:posOffset>8890</wp:posOffset>
                </wp:positionV>
                <wp:extent cx="5755005" cy="2212340"/>
                <wp:effectExtent l="1270" t="635" r="0" b="635"/>
                <wp:wrapTopAndBottom/>
                <wp:docPr id="4" name="Frame7"/>
                <a:graphic xmlns:a="http://schemas.openxmlformats.org/drawingml/2006/main">
                  <a:graphicData uri="http://schemas.microsoft.com/office/word/2010/wordprocessingShape">
                    <wps:wsp>
                      <wps:cNvSpPr/>
                      <wps:spPr>
                        <a:xfrm>
                          <a:off x="0" y="0"/>
                          <a:ext cx="5754960" cy="221220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Give the name, ID, description, and detection method of an attack pattern that uses tool {</w:t>
                            </w:r>
                            <w:r>
                              <w:rPr>
                                <w:shd w:fill="FF8000" w:val="clear"/>
                              </w:rPr>
                              <w:t>t:</w:t>
                            </w:r>
                            <w:r>
                              <w:rPr>
                                <w:shd w:fill="FFF5CE" w:val="clear"/>
                              </w:rPr>
                              <w:t>tool.name</w:t>
                            </w:r>
                            <w:r>
                              <w:rPr>
                                <w:color w:val="000000"/>
                              </w:rPr>
                              <w:t>} on platform {</w:t>
                            </w:r>
                            <w:r>
                              <w:rPr>
                                <w:shd w:fill="FFF5CE" w:val="clear"/>
                              </w:rPr>
                              <w:t>t.x_mitre_platforms[?]</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Tool {</w:t>
                            </w:r>
                            <w:r>
                              <w:rPr>
                                <w:shd w:fill="FFF5CE" w:val="clear"/>
                              </w:rPr>
                              <w:t>t.name</w:t>
                            </w:r>
                            <w:r>
                              <w:rPr>
                                <w:color w:val="000000"/>
                              </w:rPr>
                              <w:t>} ({</w:t>
                            </w:r>
                            <w:r>
                              <w:rPr>
                                <w:shd w:fill="FFF5CE" w:val="clear"/>
                              </w:rPr>
                              <w:t>t.id}</w:t>
                            </w:r>
                            <w:r>
                              <w:rPr>
                                <w:color w:val="000000"/>
                              </w:rPr>
                              <w:t>) on platform {</w:t>
                            </w:r>
                            <w:r>
                              <w:rPr>
                                <w:shd w:fill="FFF5CE" w:val="clear"/>
                              </w:rPr>
                              <w:t>t.x_mitre_platforms[?]</w:t>
                            </w:r>
                            <w:r>
                              <w:rPr>
                                <w:color w:val="000000"/>
                              </w:rPr>
                              <w:t>} uses attack pattern {</w:t>
                            </w:r>
                            <w:r>
                              <w:rPr>
                                <w:shd w:fill="FF8000" w:val="clear"/>
                              </w:rPr>
                              <w:t>ap:</w:t>
                            </w:r>
                            <w:r>
                              <w:rPr>
                                <w:shd w:fill="FFF5CE" w:val="clear"/>
                              </w:rPr>
                              <w:t>t.uses.name</w:t>
                            </w:r>
                            <w:r>
                              <w:rPr>
                                <w:color w:val="000000"/>
                              </w:rPr>
                              <w:t>} with ID {</w:t>
                            </w:r>
                            <w:r>
                              <w:rPr>
                                <w:shd w:fill="FFF5CE" w:val="clear"/>
                              </w:rPr>
                              <w:t>ap.id</w:t>
                            </w:r>
                            <w:r>
                              <w:rPr>
                                <w:color w:val="000000"/>
                              </w:rPr>
                              <w:t xml:space="preserve">}. </w:t>
                            </w:r>
                          </w:p>
                          <w:p>
                            <w:pPr>
                              <w:pStyle w:val="FrameContents"/>
                              <w:bidi w:val="0"/>
                              <w:jc w:val="start"/>
                              <w:rPr/>
                            </w:pPr>
                            <w:r>
                              <w:rPr>
                                <w:color w:val="000000"/>
                              </w:rPr>
                              <w:t>Its detection method is {</w:t>
                            </w:r>
                            <w:r>
                              <w:rPr>
                                <w:shd w:fill="FFF5CE" w:val="clear"/>
                              </w:rPr>
                              <w:t>ap.x_mitre_detection</w:t>
                            </w:r>
                            <w:r>
                              <w:rPr>
                                <w:color w:val="000000"/>
                              </w:rPr>
                              <w:t>}</w:t>
                            </w:r>
                          </w:p>
                          <w:p>
                            <w:pPr>
                              <w:pStyle w:val="FrameContents"/>
                              <w:bidi w:val="0"/>
                              <w:jc w:val="start"/>
                              <w:rPr>
                                <w:color w:val="000000"/>
                              </w:rPr>
                            </w:pPr>
                            <w:r>
                              <w:rPr>
                                <w:color w:val="000000"/>
                              </w:rPr>
                            </w:r>
                          </w:p>
                          <w:p>
                            <w:pPr>
                              <w:pStyle w:val="FrameContents"/>
                              <w:bidi w:val="0"/>
                              <w:jc w:val="start"/>
                              <w:rPr/>
                            </w:pPr>
                            <w:r>
                              <w:rPr>
                                <w:color w:val="000000"/>
                              </w:rPr>
                              <w:t>{</w:t>
                            </w:r>
                            <w:r>
                              <w:rPr>
                                <w:shd w:fill="FFF5CE" w:val="clear"/>
                              </w:rPr>
                              <w:t>ap.description</w:t>
                            </w:r>
                            <w:r>
                              <w:rPr>
                                <w:color w:val="000000"/>
                              </w:rPr>
                              <w:t>}</w:t>
                            </w:r>
                          </w:p>
                        </w:txbxContent>
                      </wps:txbx>
                      <wps:bodyPr lIns="54000" rIns="54000" tIns="54000" bIns="54000" anchor="t">
                        <a:noAutofit/>
                      </wps:bodyPr>
                    </wps:wsp>
                  </a:graphicData>
                </a:graphic>
              </wp:anchor>
            </w:drawing>
          </mc:Choice>
          <mc:Fallback>
            <w:pict>
              <v:rect id="shape_0" ID="Frame7" path="m0,0l-2147483645,0l-2147483645,-2147483646l0,-2147483646xe" fillcolor="white" stroked="t" o:allowincell="f" style="position:absolute;margin-left:47.45pt;margin-top:0.7pt;width:453.1pt;height:174.15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Give the name, ID, description, and detection method of an attack pattern that uses tool {</w:t>
                      </w:r>
                      <w:r>
                        <w:rPr>
                          <w:shd w:fill="FF8000" w:val="clear"/>
                        </w:rPr>
                        <w:t>t:</w:t>
                      </w:r>
                      <w:r>
                        <w:rPr>
                          <w:shd w:fill="FFF5CE" w:val="clear"/>
                        </w:rPr>
                        <w:t>tool.name</w:t>
                      </w:r>
                      <w:r>
                        <w:rPr>
                          <w:color w:val="000000"/>
                        </w:rPr>
                        <w:t>} on platform {</w:t>
                      </w:r>
                      <w:r>
                        <w:rPr>
                          <w:shd w:fill="FFF5CE" w:val="clear"/>
                        </w:rPr>
                        <w:t>t.x_mitre_platforms[?]</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Tool {</w:t>
                      </w:r>
                      <w:r>
                        <w:rPr>
                          <w:shd w:fill="FFF5CE" w:val="clear"/>
                        </w:rPr>
                        <w:t>t.name</w:t>
                      </w:r>
                      <w:r>
                        <w:rPr>
                          <w:color w:val="000000"/>
                        </w:rPr>
                        <w:t>} ({</w:t>
                      </w:r>
                      <w:r>
                        <w:rPr>
                          <w:shd w:fill="FFF5CE" w:val="clear"/>
                        </w:rPr>
                        <w:t>t.id}</w:t>
                      </w:r>
                      <w:r>
                        <w:rPr>
                          <w:color w:val="000000"/>
                        </w:rPr>
                        <w:t>) on platform {</w:t>
                      </w:r>
                      <w:r>
                        <w:rPr>
                          <w:shd w:fill="FFF5CE" w:val="clear"/>
                        </w:rPr>
                        <w:t>t.x_mitre_platforms[?]</w:t>
                      </w:r>
                      <w:r>
                        <w:rPr>
                          <w:color w:val="000000"/>
                        </w:rPr>
                        <w:t>} uses attack pattern {</w:t>
                      </w:r>
                      <w:r>
                        <w:rPr>
                          <w:shd w:fill="FF8000" w:val="clear"/>
                        </w:rPr>
                        <w:t>ap:</w:t>
                      </w:r>
                      <w:r>
                        <w:rPr>
                          <w:shd w:fill="FFF5CE" w:val="clear"/>
                        </w:rPr>
                        <w:t>t.uses.name</w:t>
                      </w:r>
                      <w:r>
                        <w:rPr>
                          <w:color w:val="000000"/>
                        </w:rPr>
                        <w:t>} with ID {</w:t>
                      </w:r>
                      <w:r>
                        <w:rPr>
                          <w:shd w:fill="FFF5CE" w:val="clear"/>
                        </w:rPr>
                        <w:t>ap.id</w:t>
                      </w:r>
                      <w:r>
                        <w:rPr>
                          <w:color w:val="000000"/>
                        </w:rPr>
                        <w:t xml:space="preserve">}. </w:t>
                      </w:r>
                    </w:p>
                    <w:p>
                      <w:pPr>
                        <w:pStyle w:val="FrameContents"/>
                        <w:bidi w:val="0"/>
                        <w:jc w:val="start"/>
                        <w:rPr/>
                      </w:pPr>
                      <w:r>
                        <w:rPr>
                          <w:color w:val="000000"/>
                        </w:rPr>
                        <w:t>Its detection method is {</w:t>
                      </w:r>
                      <w:r>
                        <w:rPr>
                          <w:shd w:fill="FFF5CE" w:val="clear"/>
                        </w:rPr>
                        <w:t>ap.x_mitre_detection</w:t>
                      </w:r>
                      <w:r>
                        <w:rPr>
                          <w:color w:val="000000"/>
                        </w:rPr>
                        <w:t>}</w:t>
                      </w:r>
                    </w:p>
                    <w:p>
                      <w:pPr>
                        <w:pStyle w:val="FrameContents"/>
                        <w:bidi w:val="0"/>
                        <w:jc w:val="start"/>
                        <w:rPr>
                          <w:color w:val="000000"/>
                        </w:rPr>
                      </w:pPr>
                      <w:r>
                        <w:rPr>
                          <w:color w:val="000000"/>
                        </w:rPr>
                      </w:r>
                    </w:p>
                    <w:p>
                      <w:pPr>
                        <w:pStyle w:val="FrameContents"/>
                        <w:bidi w:val="0"/>
                        <w:jc w:val="start"/>
                        <w:rPr/>
                      </w:pPr>
                      <w:r>
                        <w:rPr>
                          <w:color w:val="000000"/>
                        </w:rPr>
                        <w:t>{</w:t>
                      </w:r>
                      <w:r>
                        <w:rPr>
                          <w:shd w:fill="FFF5CE" w:val="clear"/>
                        </w:rPr>
                        <w:t>ap.description</w:t>
                      </w:r>
                      <w:r>
                        <w:rPr>
                          <w:color w:val="000000"/>
                        </w:rPr>
                        <w:t>}</w:t>
                      </w:r>
                    </w:p>
                  </w:txbxContent>
                </v:textbox>
                <w10:wrap type="topAndBottom"/>
              </v:rect>
            </w:pict>
          </mc:Fallback>
        </mc:AlternateContent>
      </w:r>
    </w:p>
    <w:p>
      <w:pPr>
        <w:pStyle w:val="Normal"/>
        <w:numPr>
          <w:ilvl w:val="1"/>
          <w:numId w:val="217"/>
        </w:numPr>
        <w:bidi w:val="0"/>
        <w:spacing w:before="0" w:after="120"/>
        <w:jc w:val="start"/>
        <w:rPr>
          <w:lang w:val="en-US"/>
        </w:rPr>
      </w:pPr>
      <w:r>
        <w:rPr>
          <w:i w:val="false"/>
          <w:iCs w:val="false"/>
          <w:lang w:val="en-US"/>
        </w:rPr>
        <w:t>A template that navigates two relationships and generates one combination out of several possible:</w:t>
      </w:r>
    </w:p>
    <w:p>
      <w:pPr>
        <w:pStyle w:val="Normal"/>
        <w:numPr>
          <w:ilvl w:val="0"/>
          <w:numId w:val="0"/>
        </w:numPr>
        <w:bidi w:val="0"/>
        <w:spacing w:before="0" w:after="120"/>
        <w:ind w:hanging="0" w:start="1080"/>
        <w:jc w:val="start"/>
        <w:rPr>
          <w:lang w:val="en-US"/>
        </w:rPr>
      </w:pPr>
      <w:r>
        <w:rPr>
          <w:lang w:val="en-US"/>
        </w:rPr>
        <mc:AlternateContent>
          <mc:Choice Requires="wps">
            <w:drawing>
              <wp:anchor behindDoc="0" distT="71120" distB="73025" distL="71120" distR="72390" simplePos="0" locked="0" layoutInCell="0" allowOverlap="1" relativeHeight="6">
                <wp:simplePos x="0" y="0"/>
                <wp:positionH relativeFrom="column">
                  <wp:posOffset>602615</wp:posOffset>
                </wp:positionH>
                <wp:positionV relativeFrom="paragraph">
                  <wp:posOffset>8890</wp:posOffset>
                </wp:positionV>
                <wp:extent cx="5755005" cy="1915795"/>
                <wp:effectExtent l="1270" t="1270" r="0" b="0"/>
                <wp:wrapTopAndBottom/>
                <wp:docPr id="5" name="Frame4"/>
                <a:graphic xmlns:a="http://schemas.openxmlformats.org/drawingml/2006/main">
                  <a:graphicData uri="http://schemas.microsoft.com/office/word/2010/wordprocessingShape">
                    <wps:wsp>
                      <wps:cNvSpPr/>
                      <wps:spPr>
                        <a:xfrm>
                          <a:off x="0" y="0"/>
                          <a:ext cx="5754960" cy="191592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List a data component that is needed by mitigation {</w:t>
                            </w:r>
                            <w:r>
                              <w:rPr>
                                <w:shd w:fill="FF8000" w:val="clear"/>
                              </w:rPr>
                              <w:t>m:</w:t>
                            </w:r>
                            <w:r>
                              <w:rPr>
                                <w:shd w:fill="FFF5CE" w:val="clear"/>
                              </w:rPr>
                              <w:t>mitigation.name</w:t>
                            </w:r>
                            <w:r>
                              <w:rPr>
                                <w:color w:val="000000"/>
                              </w:rPr>
                              <w:t>} according to MITRE ATT&amp;CK.</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Since mitigation {</w:t>
                            </w:r>
                            <w:r>
                              <w:rPr>
                                <w:shd w:fill="FFF5CE" w:val="clear"/>
                              </w:rPr>
                              <w:t>m.name</w:t>
                            </w:r>
                            <w:r>
                              <w:rPr>
                                <w:color w:val="000000"/>
                              </w:rPr>
                              <w:t>} ({</w:t>
                            </w:r>
                            <w:r>
                              <w:rPr>
                                <w:shd w:fill="FFF5CE" w:val="clear"/>
                              </w:rPr>
                              <w:t>m.id</w:t>
                            </w:r>
                            <w:r>
                              <w:rPr>
                                <w:color w:val="000000"/>
                              </w:rPr>
                              <w:t>}) mitigates technique {</w:t>
                            </w:r>
                            <w:r>
                              <w:rPr>
                                <w:shd w:fill="FFF5CE" w:val="clear"/>
                              </w:rPr>
                              <w:t>t:m.mitigates.name</w:t>
                            </w:r>
                            <w:r>
                              <w:rPr>
                                <w:color w:val="000000"/>
                              </w:rPr>
                              <w:t>} ({</w:t>
                            </w:r>
                            <w:r>
                              <w:rPr>
                                <w:shd w:fill="FFF5CE" w:val="clear"/>
                              </w:rPr>
                              <w:t>t.id</w:t>
                            </w:r>
                            <w:r>
                              <w:rPr>
                                <w:color w:val="000000"/>
                              </w:rPr>
                              <w:t>}) and {</w:t>
                            </w:r>
                            <w:r>
                              <w:rPr>
                                <w:shd w:fill="FFF5CE" w:val="clear"/>
                              </w:rPr>
                              <w:t>t.name</w:t>
                            </w:r>
                            <w:r>
                              <w:rPr>
                                <w:color w:val="000000"/>
                              </w:rPr>
                              <w:t>} is detected by {</w:t>
                            </w:r>
                            <w:r>
                              <w:rPr>
                                <w:shd w:fill="FF8000" w:val="clear"/>
                              </w:rPr>
                              <w:t>dc:</w:t>
                            </w:r>
                            <w:r>
                              <w:rPr>
                                <w:shd w:fill="FFF5CE" w:val="clear"/>
                              </w:rPr>
                              <w:t>t.detected-by.name</w:t>
                            </w:r>
                            <w:r>
                              <w:rPr>
                                <w:color w:val="000000"/>
                              </w:rPr>
                              <w:t>} ({</w:t>
                            </w:r>
                            <w:r>
                              <w:rPr>
                                <w:shd w:fill="FFF5CE" w:val="clear"/>
                              </w:rPr>
                              <w:t>dc.id</w:t>
                            </w:r>
                            <w:r>
                              <w:rPr>
                                <w:color w:val="000000"/>
                              </w:rPr>
                              <w:t>}), the correct answer is:</w:t>
                            </w:r>
                          </w:p>
                          <w:p>
                            <w:pPr>
                              <w:pStyle w:val="FrameContents"/>
                              <w:bidi w:val="0"/>
                              <w:jc w:val="start"/>
                              <w:rPr/>
                            </w:pPr>
                            <w:r>
                              <w:rPr>
                                <w:color w:val="000000"/>
                              </w:rPr>
                              <w:t>{</w:t>
                            </w:r>
                            <w:r>
                              <w:rPr>
                                <w:shd w:fill="FFF5CE" w:val="clear"/>
                              </w:rPr>
                              <w:t>dc.name</w:t>
                            </w:r>
                            <w:r>
                              <w:rPr>
                                <w:color w:val="000000"/>
                              </w:rPr>
                              <w:t>} ({</w:t>
                            </w:r>
                            <w:r>
                              <w:rPr>
                                <w:shd w:fill="FFF5CE" w:val="clear"/>
                              </w:rPr>
                              <w:t>dc.id</w:t>
                            </w:r>
                            <w:r>
                              <w:rPr>
                                <w:color w:val="000000"/>
                              </w:rPr>
                              <w:t>}).</w:t>
                            </w:r>
                          </w:p>
                        </w:txbxContent>
                      </wps:txbx>
                      <wps:bodyPr lIns="54000" rIns="54000" tIns="54000" bIns="54000" anchor="t">
                        <a:noAutofit/>
                      </wps:bodyPr>
                    </wps:wsp>
                  </a:graphicData>
                </a:graphic>
              </wp:anchor>
            </w:drawing>
          </mc:Choice>
          <mc:Fallback>
            <w:pict>
              <v:rect id="shape_0" ID="Frame4" path="m0,0l-2147483645,0l-2147483645,-2147483646l0,-2147483646xe" fillcolor="white" stroked="t" o:allowincell="f" style="position:absolute;margin-left:47.45pt;margin-top:0.7pt;width:453.1pt;height:150.8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List a data component that is needed by mitigation {</w:t>
                      </w:r>
                      <w:r>
                        <w:rPr>
                          <w:shd w:fill="FF8000" w:val="clear"/>
                        </w:rPr>
                        <w:t>m:</w:t>
                      </w:r>
                      <w:r>
                        <w:rPr>
                          <w:shd w:fill="FFF5CE" w:val="clear"/>
                        </w:rPr>
                        <w:t>mitigation.name</w:t>
                      </w:r>
                      <w:r>
                        <w:rPr>
                          <w:color w:val="000000"/>
                        </w:rPr>
                        <w:t>} according to MITRE ATT&amp;CK.</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Since mitigation {</w:t>
                      </w:r>
                      <w:r>
                        <w:rPr>
                          <w:shd w:fill="FFF5CE" w:val="clear"/>
                        </w:rPr>
                        <w:t>m.name</w:t>
                      </w:r>
                      <w:r>
                        <w:rPr>
                          <w:color w:val="000000"/>
                        </w:rPr>
                        <w:t>} ({</w:t>
                      </w:r>
                      <w:r>
                        <w:rPr>
                          <w:shd w:fill="FFF5CE" w:val="clear"/>
                        </w:rPr>
                        <w:t>m.id</w:t>
                      </w:r>
                      <w:r>
                        <w:rPr>
                          <w:color w:val="000000"/>
                        </w:rPr>
                        <w:t>}) mitigates technique {</w:t>
                      </w:r>
                      <w:r>
                        <w:rPr>
                          <w:shd w:fill="FFF5CE" w:val="clear"/>
                        </w:rPr>
                        <w:t>t:m.mitigates.name</w:t>
                      </w:r>
                      <w:r>
                        <w:rPr>
                          <w:color w:val="000000"/>
                        </w:rPr>
                        <w:t>} ({</w:t>
                      </w:r>
                      <w:r>
                        <w:rPr>
                          <w:shd w:fill="FFF5CE" w:val="clear"/>
                        </w:rPr>
                        <w:t>t.id</w:t>
                      </w:r>
                      <w:r>
                        <w:rPr>
                          <w:color w:val="000000"/>
                        </w:rPr>
                        <w:t>}) and {</w:t>
                      </w:r>
                      <w:r>
                        <w:rPr>
                          <w:shd w:fill="FFF5CE" w:val="clear"/>
                        </w:rPr>
                        <w:t>t.name</w:t>
                      </w:r>
                      <w:r>
                        <w:rPr>
                          <w:color w:val="000000"/>
                        </w:rPr>
                        <w:t>} is detected by {</w:t>
                      </w:r>
                      <w:r>
                        <w:rPr>
                          <w:shd w:fill="FF8000" w:val="clear"/>
                        </w:rPr>
                        <w:t>dc:</w:t>
                      </w:r>
                      <w:r>
                        <w:rPr>
                          <w:shd w:fill="FFF5CE" w:val="clear"/>
                        </w:rPr>
                        <w:t>t.detected-by.name</w:t>
                      </w:r>
                      <w:r>
                        <w:rPr>
                          <w:color w:val="000000"/>
                        </w:rPr>
                        <w:t>} ({</w:t>
                      </w:r>
                      <w:r>
                        <w:rPr>
                          <w:shd w:fill="FFF5CE" w:val="clear"/>
                        </w:rPr>
                        <w:t>dc.id</w:t>
                      </w:r>
                      <w:r>
                        <w:rPr>
                          <w:color w:val="000000"/>
                        </w:rPr>
                        <w:t>}), the correct answer is:</w:t>
                      </w:r>
                    </w:p>
                    <w:p>
                      <w:pPr>
                        <w:pStyle w:val="FrameContents"/>
                        <w:bidi w:val="0"/>
                        <w:jc w:val="start"/>
                        <w:rPr/>
                      </w:pPr>
                      <w:r>
                        <w:rPr>
                          <w:color w:val="000000"/>
                        </w:rPr>
                        <w:t>{</w:t>
                      </w:r>
                      <w:r>
                        <w:rPr>
                          <w:shd w:fill="FFF5CE" w:val="clear"/>
                        </w:rPr>
                        <w:t>dc.name</w:t>
                      </w:r>
                      <w:r>
                        <w:rPr>
                          <w:color w:val="000000"/>
                        </w:rPr>
                        <w:t>} ({</w:t>
                      </w:r>
                      <w:r>
                        <w:rPr>
                          <w:shd w:fill="FFF5CE" w:val="clear"/>
                        </w:rPr>
                        <w:t>dc.id</w:t>
                      </w:r>
                      <w:r>
                        <w:rPr>
                          <w:color w:val="000000"/>
                        </w:rPr>
                        <w:t>}).</w:t>
                      </w:r>
                    </w:p>
                  </w:txbxContent>
                </v:textbox>
                <w10:wrap type="topAndBottom"/>
              </v:rect>
            </w:pict>
          </mc:Fallback>
        </mc:AlternateContent>
      </w:r>
    </w:p>
    <w:p>
      <w:pPr>
        <w:pStyle w:val="Normal"/>
        <w:numPr>
          <w:ilvl w:val="1"/>
          <w:numId w:val="218"/>
        </w:numPr>
        <w:bidi w:val="0"/>
        <w:spacing w:before="0" w:after="120"/>
        <w:jc w:val="start"/>
        <w:rPr>
          <w:lang w:val="en-US"/>
        </w:rPr>
      </w:pPr>
      <w:r>
        <w:rPr>
          <w:i w:val="false"/>
          <w:iCs w:val="false"/>
          <w:lang w:val="en-US"/>
        </w:rPr>
        <w:t xml:space="preserve">A template example that generates a list of related concepts using a notation similar to a list comprehension. Inside the list comprehension </w:t>
      </w:r>
      <w:r>
        <w:rPr>
          <w:b/>
          <w:bCs/>
          <w:i w:val="false"/>
          <w:iCs w:val="false"/>
          <w:lang w:val="en-US"/>
        </w:rPr>
        <w:t>[</w:t>
      </w:r>
      <w:r>
        <w:rPr>
          <w:i w:val="false"/>
          <w:iCs w:val="false"/>
          <w:lang w:val="en-US"/>
        </w:rPr>
        <w:t>...</w:t>
      </w:r>
      <w:r>
        <w:rPr>
          <w:b/>
          <w:bCs/>
          <w:i w:val="false"/>
          <w:iCs w:val="false"/>
          <w:lang w:val="en-US"/>
        </w:rPr>
        <w:t>]</w:t>
      </w:r>
      <w:r>
        <w:rPr>
          <w:i w:val="false"/>
          <w:iCs w:val="false"/>
          <w:lang w:val="en-US"/>
        </w:rPr>
        <w:t xml:space="preserve"> variable </w:t>
      </w:r>
      <w:r>
        <w:rPr>
          <w:i/>
          <w:iCs/>
          <w:lang w:val="en-US"/>
        </w:rPr>
        <w:t>t</w:t>
      </w:r>
      <w:r>
        <w:rPr>
          <w:i w:val="false"/>
          <w:iCs w:val="false"/>
          <w:lang w:val="en-US"/>
        </w:rPr>
        <w:t xml:space="preserve"> is bound to all techniques:</w:t>
      </w:r>
    </w:p>
    <w:p>
      <w:pPr>
        <w:pStyle w:val="Normal"/>
        <w:numPr>
          <w:ilvl w:val="0"/>
          <w:numId w:val="0"/>
        </w:numPr>
        <w:bidi w:val="0"/>
        <w:spacing w:before="0" w:after="120"/>
        <w:ind w:hanging="0" w:start="1080"/>
        <w:jc w:val="start"/>
        <w:rPr>
          <w:lang w:val="en-US"/>
        </w:rPr>
      </w:pPr>
      <w:r>
        <w:rPr>
          <w:lang w:val="en-US"/>
        </w:rPr>
        <mc:AlternateContent>
          <mc:Choice Requires="wps">
            <w:drawing>
              <wp:anchor behindDoc="0" distT="71755" distB="71755" distL="71120" distR="72390" simplePos="0" locked="0" layoutInCell="0" allowOverlap="1" relativeHeight="8">
                <wp:simplePos x="0" y="0"/>
                <wp:positionH relativeFrom="column">
                  <wp:posOffset>602615</wp:posOffset>
                </wp:positionH>
                <wp:positionV relativeFrom="paragraph">
                  <wp:posOffset>8890</wp:posOffset>
                </wp:positionV>
                <wp:extent cx="5755005" cy="2037080"/>
                <wp:effectExtent l="1270" t="635" r="0" b="635"/>
                <wp:wrapTopAndBottom/>
                <wp:docPr id="6" name="Frame5"/>
                <a:graphic xmlns:a="http://schemas.openxmlformats.org/drawingml/2006/main">
                  <a:graphicData uri="http://schemas.microsoft.com/office/word/2010/wordprocessingShape">
                    <wps:wsp>
                      <wps:cNvSpPr/>
                      <wps:spPr>
                        <a:xfrm>
                          <a:off x="0" y="0"/>
                          <a:ext cx="5754960" cy="20372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List the names of all data components that are involved by mitigation {</w:t>
                            </w:r>
                            <w:r>
                              <w:rPr>
                                <w:shd w:fill="FF8000" w:val="clear"/>
                              </w:rPr>
                              <w:t>m:</w:t>
                            </w:r>
                            <w:r>
                              <w:rPr>
                                <w:shd w:fill="FFF5CE" w:val="clear"/>
                              </w:rPr>
                              <w:t>mitigation.name</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b/>
                                <w:bCs/>
                                <w:color w:val="8D1D75"/>
                              </w:rPr>
                              <w:t>[</w:t>
                            </w:r>
                            <w:r>
                              <w:rPr>
                                <w:color w:val="8D1D75"/>
                              </w:rPr>
                              <w:t>Mitigation {</w:t>
                            </w:r>
                            <w:r>
                              <w:rPr>
                                <w:color w:val="8D1D75"/>
                                <w:shd w:fill="FFF5CE" w:val="clear"/>
                              </w:rPr>
                              <w:t>m.name</w:t>
                            </w:r>
                            <w:r>
                              <w:rPr>
                                <w:color w:val="8D1D75"/>
                              </w:rPr>
                              <w:t>} ({</w:t>
                            </w:r>
                            <w:r>
                              <w:rPr>
                                <w:color w:val="8D1D75"/>
                                <w:shd w:fill="FFF5CE" w:val="clear"/>
                              </w:rPr>
                              <w:t>m.id</w:t>
                            </w:r>
                            <w:r>
                              <w:rPr>
                                <w:color w:val="8D1D75"/>
                              </w:rPr>
                              <w:t>}) mitigates technique {</w:t>
                            </w:r>
                            <w:r>
                              <w:rPr>
                                <w:shd w:fill="FF8000" w:val="clear"/>
                              </w:rPr>
                              <w:t>t:</w:t>
                            </w:r>
                            <w:r>
                              <w:rPr>
                                <w:color w:val="8D1D75"/>
                                <w:shd w:fill="FFF5CE" w:val="clear"/>
                              </w:rPr>
                              <w:t>m.mitigates[*].name</w:t>
                            </w:r>
                            <w:r>
                              <w:rPr>
                                <w:color w:val="8D1D75"/>
                              </w:rPr>
                              <w:t>} ({t</w:t>
                            </w:r>
                            <w:r>
                              <w:rPr>
                                <w:color w:val="8D1D75"/>
                                <w:shd w:fill="FFF5CE" w:val="clear"/>
                              </w:rPr>
                              <w:t>.id</w:t>
                            </w:r>
                            <w:r>
                              <w:rPr>
                                <w:color w:val="8D1D75"/>
                              </w:rPr>
                              <w:t>}) and {</w:t>
                            </w:r>
                            <w:r>
                              <w:rPr>
                                <w:color w:val="8D1D75"/>
                                <w:shd w:fill="FFF5CE" w:val="clear"/>
                              </w:rPr>
                              <w:t>t.name</w:t>
                            </w:r>
                            <w:r>
                              <w:rPr>
                                <w:color w:val="8D1D75"/>
                              </w:rPr>
                              <w:t>} is detected by {</w:t>
                            </w:r>
                            <w:r>
                              <w:rPr>
                                <w:color w:val="8D1D75"/>
                                <w:shd w:fill="FFF5CE" w:val="clear"/>
                              </w:rPr>
                              <w:t>t.detected_by.name</w:t>
                            </w:r>
                            <w:r>
                              <w:rPr>
                                <w:color w:val="8D1D75"/>
                              </w:rPr>
                              <w:t>}.</w:t>
                            </w:r>
                          </w:p>
                          <w:p>
                            <w:pPr>
                              <w:pStyle w:val="FrameContents"/>
                              <w:bidi w:val="0"/>
                              <w:jc w:val="start"/>
                              <w:rPr>
                                <w:color w:val="8D1D75"/>
                              </w:rPr>
                            </w:pPr>
                            <w:r>
                              <w:rPr>
                                <w:b/>
                                <w:bCs/>
                                <w:color w:val="8D1D75"/>
                              </w:rPr>
                              <w:t>]</w:t>
                            </w:r>
                          </w:p>
                          <w:p>
                            <w:pPr>
                              <w:pStyle w:val="FrameContents"/>
                              <w:bidi w:val="0"/>
                              <w:jc w:val="start"/>
                              <w:rPr>
                                <w:color w:val="000000"/>
                              </w:rPr>
                            </w:pPr>
                            <w:r>
                              <w:rPr>
                                <w:color w:val="000000"/>
                              </w:rPr>
                              <w:t xml:space="preserve">Hence, the correct answer is: </w:t>
                            </w:r>
                          </w:p>
                          <w:p>
                            <w:pPr>
                              <w:pStyle w:val="FrameContents"/>
                              <w:bidi w:val="0"/>
                              <w:jc w:val="start"/>
                              <w:rPr/>
                            </w:pPr>
                            <w:r>
                              <w:rPr>
                                <w:color w:val="000000"/>
                              </w:rPr>
                              <w:t>[{</w:t>
                            </w:r>
                            <w:r>
                              <w:rPr>
                                <w:shd w:fill="FFF5CE" w:val="clear"/>
                              </w:rPr>
                              <w:t>m.mitigates[*].detected_by.name</w:t>
                            </w:r>
                            <w:r>
                              <w:rPr>
                                <w:color w:val="000000"/>
                              </w:rPr>
                              <w:t>}, ]</w:t>
                            </w:r>
                          </w:p>
                        </w:txbxContent>
                      </wps:txbx>
                      <wps:bodyPr lIns="54000" rIns="54000" tIns="54000" bIns="54000" anchor="t">
                        <a:noAutofit/>
                      </wps:bodyPr>
                    </wps:wsp>
                  </a:graphicData>
                </a:graphic>
              </wp:anchor>
            </w:drawing>
          </mc:Choice>
          <mc:Fallback>
            <w:pict>
              <v:rect id="shape_0" ID="Frame5" path="m0,0l-2147483645,0l-2147483645,-2147483646l0,-2147483646xe" fillcolor="white" stroked="t" o:allowincell="f" style="position:absolute;margin-left:47.45pt;margin-top:0.7pt;width:453.1pt;height:160.35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List the names of all data components that are involved by mitigation {</w:t>
                      </w:r>
                      <w:r>
                        <w:rPr>
                          <w:shd w:fill="FF8000" w:val="clear"/>
                        </w:rPr>
                        <w:t>m:</w:t>
                      </w:r>
                      <w:r>
                        <w:rPr>
                          <w:shd w:fill="FFF5CE" w:val="clear"/>
                        </w:rPr>
                        <w:t>mitigation.name</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b/>
                          <w:bCs/>
                          <w:color w:val="8D1D75"/>
                        </w:rPr>
                        <w:t>[</w:t>
                      </w:r>
                      <w:r>
                        <w:rPr>
                          <w:color w:val="8D1D75"/>
                        </w:rPr>
                        <w:t>Mitigation {</w:t>
                      </w:r>
                      <w:r>
                        <w:rPr>
                          <w:color w:val="8D1D75"/>
                          <w:shd w:fill="FFF5CE" w:val="clear"/>
                        </w:rPr>
                        <w:t>m.name</w:t>
                      </w:r>
                      <w:r>
                        <w:rPr>
                          <w:color w:val="8D1D75"/>
                        </w:rPr>
                        <w:t>} ({</w:t>
                      </w:r>
                      <w:r>
                        <w:rPr>
                          <w:color w:val="8D1D75"/>
                          <w:shd w:fill="FFF5CE" w:val="clear"/>
                        </w:rPr>
                        <w:t>m.id</w:t>
                      </w:r>
                      <w:r>
                        <w:rPr>
                          <w:color w:val="8D1D75"/>
                        </w:rPr>
                        <w:t>}) mitigates technique {</w:t>
                      </w:r>
                      <w:r>
                        <w:rPr>
                          <w:shd w:fill="FF8000" w:val="clear"/>
                        </w:rPr>
                        <w:t>t:</w:t>
                      </w:r>
                      <w:r>
                        <w:rPr>
                          <w:color w:val="8D1D75"/>
                          <w:shd w:fill="FFF5CE" w:val="clear"/>
                        </w:rPr>
                        <w:t>m.mitigates[*].name</w:t>
                      </w:r>
                      <w:r>
                        <w:rPr>
                          <w:color w:val="8D1D75"/>
                        </w:rPr>
                        <w:t>} ({t</w:t>
                      </w:r>
                      <w:r>
                        <w:rPr>
                          <w:color w:val="8D1D75"/>
                          <w:shd w:fill="FFF5CE" w:val="clear"/>
                        </w:rPr>
                        <w:t>.id</w:t>
                      </w:r>
                      <w:r>
                        <w:rPr>
                          <w:color w:val="8D1D75"/>
                        </w:rPr>
                        <w:t>}) and {</w:t>
                      </w:r>
                      <w:r>
                        <w:rPr>
                          <w:color w:val="8D1D75"/>
                          <w:shd w:fill="FFF5CE" w:val="clear"/>
                        </w:rPr>
                        <w:t>t.name</w:t>
                      </w:r>
                      <w:r>
                        <w:rPr>
                          <w:color w:val="8D1D75"/>
                        </w:rPr>
                        <w:t>} is detected by {</w:t>
                      </w:r>
                      <w:r>
                        <w:rPr>
                          <w:color w:val="8D1D75"/>
                          <w:shd w:fill="FFF5CE" w:val="clear"/>
                        </w:rPr>
                        <w:t>t.detected_by.name</w:t>
                      </w:r>
                      <w:r>
                        <w:rPr>
                          <w:color w:val="8D1D75"/>
                        </w:rPr>
                        <w:t>}.</w:t>
                      </w:r>
                    </w:p>
                    <w:p>
                      <w:pPr>
                        <w:pStyle w:val="FrameContents"/>
                        <w:bidi w:val="0"/>
                        <w:jc w:val="start"/>
                        <w:rPr>
                          <w:color w:val="8D1D75"/>
                        </w:rPr>
                      </w:pPr>
                      <w:r>
                        <w:rPr>
                          <w:b/>
                          <w:bCs/>
                          <w:color w:val="8D1D75"/>
                        </w:rPr>
                        <w:t>]</w:t>
                      </w:r>
                    </w:p>
                    <w:p>
                      <w:pPr>
                        <w:pStyle w:val="FrameContents"/>
                        <w:bidi w:val="0"/>
                        <w:jc w:val="start"/>
                        <w:rPr>
                          <w:color w:val="000000"/>
                        </w:rPr>
                      </w:pPr>
                      <w:r>
                        <w:rPr>
                          <w:color w:val="000000"/>
                        </w:rPr>
                        <w:t xml:space="preserve">Hence, the correct answer is: </w:t>
                      </w:r>
                    </w:p>
                    <w:p>
                      <w:pPr>
                        <w:pStyle w:val="FrameContents"/>
                        <w:bidi w:val="0"/>
                        <w:jc w:val="start"/>
                        <w:rPr/>
                      </w:pPr>
                      <w:r>
                        <w:rPr>
                          <w:color w:val="000000"/>
                        </w:rPr>
                        <w:t>[{</w:t>
                      </w:r>
                      <w:r>
                        <w:rPr>
                          <w:shd w:fill="FFF5CE" w:val="clear"/>
                        </w:rPr>
                        <w:t>m.mitigates[*].detected_by.name</w:t>
                      </w:r>
                      <w:r>
                        <w:rPr>
                          <w:color w:val="000000"/>
                        </w:rPr>
                        <w:t>}, ]</w:t>
                      </w:r>
                    </w:p>
                  </w:txbxContent>
                </v:textbox>
                <w10:wrap type="topAndBottom"/>
              </v:rect>
            </w:pict>
          </mc:Fallback>
        </mc:AlternateContent>
      </w:r>
    </w:p>
    <w:p>
      <w:pPr>
        <w:pStyle w:val="Normal"/>
        <w:numPr>
          <w:ilvl w:val="1"/>
          <w:numId w:val="219"/>
        </w:numPr>
        <w:bidi w:val="0"/>
        <w:spacing w:before="0" w:after="120"/>
        <w:jc w:val="start"/>
        <w:rPr>
          <w:lang w:val="en-US"/>
        </w:rPr>
      </w:pPr>
      <w:r>
        <w:rPr>
          <w:i w:val="false"/>
          <w:iCs w:val="false"/>
          <w:lang w:val="en-US"/>
        </w:rPr>
        <w:t xml:space="preserve">Template that refers to relations involving two different concepts of the same type constrained by platform type. The two techniques below are different nodes linked to the same malware. Note how variables </w:t>
      </w:r>
      <w:r>
        <w:rPr>
          <w:i/>
          <w:iCs/>
          <w:lang w:val="en-US"/>
        </w:rPr>
        <w:t>t1</w:t>
      </w:r>
      <w:r>
        <w:rPr>
          <w:i w:val="false"/>
          <w:iCs w:val="false"/>
          <w:lang w:val="en-US"/>
        </w:rPr>
        <w:t xml:space="preserve"> and </w:t>
      </w:r>
      <w:r>
        <w:rPr>
          <w:i/>
          <w:iCs/>
          <w:lang w:val="en-US"/>
        </w:rPr>
        <w:t>t2</w:t>
      </w:r>
      <w:r>
        <w:rPr>
          <w:i w:val="false"/>
          <w:iCs w:val="false"/>
          <w:lang w:val="en-US"/>
        </w:rPr>
        <w:t xml:space="preserve"> are bound in the </w:t>
      </w:r>
      <w:r>
        <w:rPr>
          <w:i/>
          <w:iCs/>
          <w:lang w:val="en-US"/>
        </w:rPr>
        <w:t xml:space="preserve">answer </w:t>
      </w:r>
      <w:r>
        <w:rPr>
          <w:i w:val="false"/>
          <w:iCs w:val="false"/>
          <w:lang w:val="en-US"/>
        </w:rPr>
        <w:t>section, after they are first used in the</w:t>
      </w:r>
    </w:p>
    <w:p>
      <w:pPr>
        <w:pStyle w:val="Normal"/>
        <w:bidi w:val="0"/>
        <w:spacing w:before="0" w:after="120"/>
        <w:jc w:val="start"/>
        <w:rPr>
          <w:lang w:val="en-US"/>
        </w:rPr>
      </w:pPr>
      <w:r>
        <w:rPr>
          <w:lang w:val="en-US"/>
        </w:rPr>
        <mc:AlternateContent>
          <mc:Choice Requires="wps">
            <w:drawing>
              <wp:anchor behindDoc="0" distT="71755" distB="71755" distL="71120" distR="72390" simplePos="0" locked="0" layoutInCell="0" allowOverlap="1" relativeHeight="14">
                <wp:simplePos x="0" y="0"/>
                <wp:positionH relativeFrom="column">
                  <wp:posOffset>602615</wp:posOffset>
                </wp:positionH>
                <wp:positionV relativeFrom="paragraph">
                  <wp:posOffset>8890</wp:posOffset>
                </wp:positionV>
                <wp:extent cx="5755005" cy="2212340"/>
                <wp:effectExtent l="1270" t="635" r="0" b="635"/>
                <wp:wrapTopAndBottom/>
                <wp:docPr id="7" name="Frame8"/>
                <a:graphic xmlns:a="http://schemas.openxmlformats.org/drawingml/2006/main">
                  <a:graphicData uri="http://schemas.microsoft.com/office/word/2010/wordprocessingShape">
                    <wps:wsp>
                      <wps:cNvSpPr/>
                      <wps:spPr>
                        <a:xfrm>
                          <a:off x="0" y="0"/>
                          <a:ext cx="5754960" cy="221220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Based on ATT&amp;CK, what are the malwares that use both techniques {</w:t>
                            </w:r>
                            <w:r>
                              <w:rPr>
                                <w:shd w:fill="FFF5CE" w:val="clear"/>
                              </w:rPr>
                              <w:t>t1.name</w:t>
                            </w:r>
                            <w:r>
                              <w:rPr>
                                <w:color w:val="000000"/>
                              </w:rPr>
                              <w:t>} and {</w:t>
                            </w:r>
                            <w:r>
                              <w:rPr>
                                <w:shd w:fill="FFF5CE" w:val="clear"/>
                              </w:rPr>
                              <w:t>t2.name</w:t>
                            </w:r>
                            <w:r>
                              <w:rPr>
                                <w:color w:val="000000"/>
                              </w:rPr>
                              <w:t>} on the Linux platform?</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Malware {</w:t>
                            </w:r>
                            <w:r>
                              <w:rPr>
                                <w:shd w:fill="FF8000" w:val="clear"/>
                              </w:rPr>
                              <w:t>m:</w:t>
                            </w:r>
                            <w:r>
                              <w:rPr>
                                <w:shd w:fill="FFF5CE" w:val="clear"/>
                              </w:rPr>
                              <w:t>malware.name</w:t>
                            </w:r>
                            <w:r>
                              <w:rPr>
                                <w:color w:val="000000"/>
                              </w:rPr>
                              <w:t>} ({</w:t>
                            </w:r>
                            <w:r>
                              <w:rPr>
                                <w:shd w:fill="FFF5CE" w:val="clear"/>
                              </w:rPr>
                              <w:t>m.id</w:t>
                            </w:r>
                            <w:r>
                              <w:rPr>
                                <w:color w:val="000000"/>
                              </w:rPr>
                              <w:t>}) uses technique {</w:t>
                            </w:r>
                            <w:r>
                              <w:rPr>
                                <w:shd w:fill="FF8000" w:val="clear"/>
                              </w:rPr>
                              <w:t>t1:</w:t>
                            </w:r>
                            <w:r>
                              <w:rPr>
                                <w:shd w:fill="FFF5CE" w:val="clear"/>
                              </w:rPr>
                              <w:t>m.uses.name</w:t>
                            </w:r>
                            <w:r>
                              <w:rPr>
                                <w:color w:val="000000"/>
                              </w:rPr>
                              <w:t>} ({</w:t>
                            </w:r>
                            <w:r>
                              <w:rPr>
                                <w:shd w:fill="FFF5CE" w:val="clear"/>
                              </w:rPr>
                              <w:t>t1.id</w:t>
                            </w:r>
                            <w:r>
                              <w:rPr>
                                <w:color w:val="000000"/>
                              </w:rPr>
                              <w:t>}) on {</w:t>
                            </w:r>
                            <w:r>
                              <w:rPr>
                                <w:shd w:fill="FFF5CE" w:val="clear"/>
                              </w:rPr>
                              <w:t>t1.x_mitre_platforms[? =’Linux’]</w:t>
                            </w:r>
                            <w:r>
                              <w:rPr>
                                <w:color w:val="000000"/>
                              </w:rPr>
                              <w:t xml:space="preserve">} and </w:t>
                            </w:r>
                          </w:p>
                          <w:p>
                            <w:pPr>
                              <w:pStyle w:val="FrameContents"/>
                              <w:bidi w:val="0"/>
                              <w:jc w:val="start"/>
                              <w:rPr/>
                            </w:pPr>
                            <w:r>
                              <w:rPr>
                                <w:color w:val="000000"/>
                              </w:rPr>
                              <w:t>malware {</w:t>
                            </w:r>
                            <w:r>
                              <w:rPr>
                                <w:shd w:fill="FFF5CE" w:val="clear"/>
                              </w:rPr>
                              <w:t>m.name</w:t>
                            </w:r>
                            <w:r>
                              <w:rPr>
                                <w:color w:val="000000"/>
                              </w:rPr>
                              <w:t>} uses technique {</w:t>
                            </w:r>
                            <w:r>
                              <w:rPr>
                                <w:shd w:fill="FF8000" w:val="clear"/>
                              </w:rPr>
                              <w:t>t2</w:t>
                            </w:r>
                            <w:r>
                              <w:rPr>
                                <w:shd w:fill="FFF5CE" w:val="clear"/>
                              </w:rPr>
                              <w:t>:m.uses.name</w:t>
                            </w:r>
                            <w:r>
                              <w:rPr>
                                <w:color w:val="000000"/>
                              </w:rPr>
                              <w:t>} {</w:t>
                            </w:r>
                            <w:r>
                              <w:rPr>
                                <w:shd w:fill="FFF5CE" w:val="clear"/>
                              </w:rPr>
                              <w:t>t2.id</w:t>
                            </w:r>
                            <w:r>
                              <w:rPr>
                                <w:color w:val="000000"/>
                              </w:rPr>
                              <w:t>} on {t</w:t>
                            </w:r>
                            <w:r>
                              <w:rPr>
                                <w:shd w:fill="FFF5CE" w:val="clear"/>
                              </w:rPr>
                              <w:t>2.x_mitre_platforms[? =’Linux’]</w:t>
                            </w:r>
                            <w:r>
                              <w:rPr>
                                <w:color w:val="000000"/>
                              </w:rPr>
                              <w:t>}.</w:t>
                            </w:r>
                          </w:p>
                          <w:p>
                            <w:pPr>
                              <w:pStyle w:val="FrameContents"/>
                              <w:bidi w:val="0"/>
                              <w:jc w:val="start"/>
                              <w:rPr/>
                            </w:pPr>
                            <w:r>
                              <w:rPr>
                                <w:color w:val="000000"/>
                              </w:rPr>
                              <w:t>Therefore, the correct answer is {</w:t>
                            </w:r>
                            <w:r>
                              <w:rPr>
                                <w:shd w:fill="FFF5CE" w:val="clear"/>
                              </w:rPr>
                              <w:t>t1.name</w:t>
                            </w:r>
                            <w:r>
                              <w:rPr>
                                <w:color w:val="000000"/>
                              </w:rPr>
                              <w:t>} and {</w:t>
                            </w:r>
                            <w:r>
                              <w:rPr>
                                <w:shd w:fill="FFF5CE" w:val="clear"/>
                              </w:rPr>
                              <w:t>t2.name</w:t>
                            </w:r>
                            <w:r>
                              <w:rPr>
                                <w:color w:val="000000"/>
                              </w:rPr>
                              <w:t>}.</w:t>
                            </w:r>
                          </w:p>
                        </w:txbxContent>
                      </wps:txbx>
                      <wps:bodyPr lIns="54000" rIns="54000" tIns="54000" bIns="54000" anchor="t">
                        <a:noAutofit/>
                      </wps:bodyPr>
                    </wps:wsp>
                  </a:graphicData>
                </a:graphic>
              </wp:anchor>
            </w:drawing>
          </mc:Choice>
          <mc:Fallback>
            <w:pict>
              <v:rect id="shape_0" ID="Frame8" path="m0,0l-2147483645,0l-2147483645,-2147483646l0,-2147483646xe" fillcolor="white" stroked="t" o:allowincell="f" style="position:absolute;margin-left:47.45pt;margin-top:0.7pt;width:453.1pt;height:174.15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w:t>
                      </w:r>
                    </w:p>
                    <w:p>
                      <w:pPr>
                        <w:pStyle w:val="FrameContents"/>
                        <w:bidi w:val="0"/>
                        <w:jc w:val="start"/>
                        <w:rPr/>
                      </w:pPr>
                      <w:r>
                        <w:rPr>
                          <w:color w:val="000000"/>
                        </w:rPr>
                        <w:t>Based on ATT&amp;CK, what are the malwares that use both techniques {</w:t>
                      </w:r>
                      <w:r>
                        <w:rPr>
                          <w:shd w:fill="FFF5CE" w:val="clear"/>
                        </w:rPr>
                        <w:t>t1.name</w:t>
                      </w:r>
                      <w:r>
                        <w:rPr>
                          <w:color w:val="000000"/>
                        </w:rPr>
                        <w:t>} and {</w:t>
                      </w:r>
                      <w:r>
                        <w:rPr>
                          <w:shd w:fill="FFF5CE" w:val="clear"/>
                        </w:rPr>
                        <w:t>t2.name</w:t>
                      </w:r>
                      <w:r>
                        <w:rPr>
                          <w:color w:val="000000"/>
                        </w:rPr>
                        <w:t>} on the Linux platform?</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Malware {</w:t>
                      </w:r>
                      <w:r>
                        <w:rPr>
                          <w:shd w:fill="FF8000" w:val="clear"/>
                        </w:rPr>
                        <w:t>m:</w:t>
                      </w:r>
                      <w:r>
                        <w:rPr>
                          <w:shd w:fill="FFF5CE" w:val="clear"/>
                        </w:rPr>
                        <w:t>malware.name</w:t>
                      </w:r>
                      <w:r>
                        <w:rPr>
                          <w:color w:val="000000"/>
                        </w:rPr>
                        <w:t>} ({</w:t>
                      </w:r>
                      <w:r>
                        <w:rPr>
                          <w:shd w:fill="FFF5CE" w:val="clear"/>
                        </w:rPr>
                        <w:t>m.id</w:t>
                      </w:r>
                      <w:r>
                        <w:rPr>
                          <w:color w:val="000000"/>
                        </w:rPr>
                        <w:t>}) uses technique {</w:t>
                      </w:r>
                      <w:r>
                        <w:rPr>
                          <w:shd w:fill="FF8000" w:val="clear"/>
                        </w:rPr>
                        <w:t>t1:</w:t>
                      </w:r>
                      <w:r>
                        <w:rPr>
                          <w:shd w:fill="FFF5CE" w:val="clear"/>
                        </w:rPr>
                        <w:t>m.uses.name</w:t>
                      </w:r>
                      <w:r>
                        <w:rPr>
                          <w:color w:val="000000"/>
                        </w:rPr>
                        <w:t>} ({</w:t>
                      </w:r>
                      <w:r>
                        <w:rPr>
                          <w:shd w:fill="FFF5CE" w:val="clear"/>
                        </w:rPr>
                        <w:t>t1.id</w:t>
                      </w:r>
                      <w:r>
                        <w:rPr>
                          <w:color w:val="000000"/>
                        </w:rPr>
                        <w:t>}) on {</w:t>
                      </w:r>
                      <w:r>
                        <w:rPr>
                          <w:shd w:fill="FFF5CE" w:val="clear"/>
                        </w:rPr>
                        <w:t>t1.x_mitre_platforms[? =’Linux’]</w:t>
                      </w:r>
                      <w:r>
                        <w:rPr>
                          <w:color w:val="000000"/>
                        </w:rPr>
                        <w:t xml:space="preserve">} and </w:t>
                      </w:r>
                    </w:p>
                    <w:p>
                      <w:pPr>
                        <w:pStyle w:val="FrameContents"/>
                        <w:bidi w:val="0"/>
                        <w:jc w:val="start"/>
                        <w:rPr/>
                      </w:pPr>
                      <w:r>
                        <w:rPr>
                          <w:color w:val="000000"/>
                        </w:rPr>
                        <w:t>malware {</w:t>
                      </w:r>
                      <w:r>
                        <w:rPr>
                          <w:shd w:fill="FFF5CE" w:val="clear"/>
                        </w:rPr>
                        <w:t>m.name</w:t>
                      </w:r>
                      <w:r>
                        <w:rPr>
                          <w:color w:val="000000"/>
                        </w:rPr>
                        <w:t>} uses technique {</w:t>
                      </w:r>
                      <w:r>
                        <w:rPr>
                          <w:shd w:fill="FF8000" w:val="clear"/>
                        </w:rPr>
                        <w:t>t2</w:t>
                      </w:r>
                      <w:r>
                        <w:rPr>
                          <w:shd w:fill="FFF5CE" w:val="clear"/>
                        </w:rPr>
                        <w:t>:m.uses.name</w:t>
                      </w:r>
                      <w:r>
                        <w:rPr>
                          <w:color w:val="000000"/>
                        </w:rPr>
                        <w:t>} {</w:t>
                      </w:r>
                      <w:r>
                        <w:rPr>
                          <w:shd w:fill="FFF5CE" w:val="clear"/>
                        </w:rPr>
                        <w:t>t2.id</w:t>
                      </w:r>
                      <w:r>
                        <w:rPr>
                          <w:color w:val="000000"/>
                        </w:rPr>
                        <w:t>} on {t</w:t>
                      </w:r>
                      <w:r>
                        <w:rPr>
                          <w:shd w:fill="FFF5CE" w:val="clear"/>
                        </w:rPr>
                        <w:t>2.x_mitre_platforms[? =’Linux’]</w:t>
                      </w:r>
                      <w:r>
                        <w:rPr>
                          <w:color w:val="000000"/>
                        </w:rPr>
                        <w:t>}.</w:t>
                      </w:r>
                    </w:p>
                    <w:p>
                      <w:pPr>
                        <w:pStyle w:val="FrameContents"/>
                        <w:bidi w:val="0"/>
                        <w:jc w:val="start"/>
                        <w:rPr/>
                      </w:pPr>
                      <w:r>
                        <w:rPr>
                          <w:color w:val="000000"/>
                        </w:rPr>
                        <w:t>Therefore, the correct answer is {</w:t>
                      </w:r>
                      <w:r>
                        <w:rPr>
                          <w:shd w:fill="FFF5CE" w:val="clear"/>
                        </w:rPr>
                        <w:t>t1.name</w:t>
                      </w:r>
                      <w:r>
                        <w:rPr>
                          <w:color w:val="000000"/>
                        </w:rPr>
                        <w:t>} and {</w:t>
                      </w:r>
                      <w:r>
                        <w:rPr>
                          <w:shd w:fill="FFF5CE" w:val="clear"/>
                        </w:rPr>
                        <w:t>t2.name</w:t>
                      </w:r>
                      <w:r>
                        <w:rPr>
                          <w:color w:val="000000"/>
                        </w:rPr>
                        <w:t>}.</w:t>
                      </w:r>
                    </w:p>
                  </w:txbxContent>
                </v:textbox>
                <w10:wrap type="topAndBottom"/>
              </v:rect>
            </w:pict>
          </mc:Fallback>
        </mc:AlternateContent>
      </w:r>
    </w:p>
    <w:p>
      <w:pPr>
        <w:pStyle w:val="Normal"/>
        <w:numPr>
          <w:ilvl w:val="1"/>
          <w:numId w:val="220"/>
        </w:numPr>
        <w:bidi w:val="0"/>
        <w:spacing w:before="0" w:after="120"/>
        <w:jc w:val="start"/>
        <w:rPr>
          <w:lang w:val="en-US"/>
        </w:rPr>
      </w:pPr>
      <w:r>
        <w:rPr>
          <w:i w:val="false"/>
          <w:iCs w:val="false"/>
          <w:lang w:val="en-US"/>
        </w:rPr>
        <w:t>Example with source disambiguation (</w:t>
      </w:r>
      <w:r>
        <w:rPr>
          <w:b w:val="false"/>
          <w:bCs w:val="false"/>
          <w:i w:val="false"/>
          <w:iCs w:val="false"/>
          <w:color w:val="FFFFFF"/>
          <w:shd w:fill="FF0000" w:val="clear"/>
          <w:lang w:val="en-US"/>
        </w:rPr>
        <w:t>capec#</w:t>
      </w:r>
      <w:r>
        <w:rPr>
          <w:i w:val="false"/>
          <w:iCs w:val="false"/>
          <w:lang w:val="en-US"/>
        </w:rPr>
        <w:t xml:space="preserve">), needed here since </w:t>
      </w:r>
      <w:r>
        <w:rPr>
          <w:i/>
          <w:iCs/>
          <w:lang w:val="en-US"/>
        </w:rPr>
        <w:t>attack-pattern</w:t>
      </w:r>
      <w:r>
        <w:rPr>
          <w:i w:val="false"/>
          <w:iCs w:val="false"/>
          <w:lang w:val="en-US"/>
        </w:rPr>
        <w:t xml:space="preserve"> is both a ATT&amp;CK and a CAPEC concept. </w:t>
      </w:r>
    </w:p>
    <w:p>
      <w:pPr>
        <w:pStyle w:val="Normal"/>
        <w:bidi w:val="0"/>
        <w:spacing w:before="0" w:after="120"/>
        <w:jc w:val="start"/>
        <w:rPr>
          <w:lang w:val="en-US"/>
        </w:rPr>
      </w:pPr>
      <w:r>
        <w:rPr>
          <w:lang w:val="en-US"/>
        </w:rPr>
        <mc:AlternateContent>
          <mc:Choice Requires="wps">
            <w:drawing>
              <wp:anchor behindDoc="0" distT="71755" distB="71755" distL="71120" distR="72390" simplePos="0" locked="0" layoutInCell="0" allowOverlap="1" relativeHeight="20">
                <wp:simplePos x="0" y="0"/>
                <wp:positionH relativeFrom="column">
                  <wp:posOffset>602615</wp:posOffset>
                </wp:positionH>
                <wp:positionV relativeFrom="paragraph">
                  <wp:posOffset>8890</wp:posOffset>
                </wp:positionV>
                <wp:extent cx="5755005" cy="3088640"/>
                <wp:effectExtent l="1270" t="635" r="0" b="635"/>
                <wp:wrapTopAndBottom/>
                <wp:docPr id="8" name="Frame10"/>
                <a:graphic xmlns:a="http://schemas.openxmlformats.org/drawingml/2006/main">
                  <a:graphicData uri="http://schemas.microsoft.com/office/word/2010/wordprocessingShape">
                    <wps:wsp>
                      <wps:cNvSpPr/>
                      <wps:spPr>
                        <a:xfrm>
                          <a:off x="0" y="0"/>
                          <a:ext cx="5754960" cy="308880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 xml:space="preserve">: </w:t>
                            </w:r>
                          </w:p>
                          <w:p>
                            <w:pPr>
                              <w:pStyle w:val="Normal"/>
                              <w:bidi w:val="0"/>
                              <w:jc w:val="start"/>
                              <w:rPr/>
                            </w:pPr>
                            <w:r>
                              <w:rPr>
                                <w:color w:val="000000"/>
                              </w:rPr>
                              <w:t>The CAPEC attack pattern {</w:t>
                            </w:r>
                            <w:r>
                              <w:rPr>
                                <w:shd w:fill="FF8000" w:val="clear"/>
                              </w:rPr>
                              <w:t>cap:</w:t>
                            </w:r>
                            <w:r>
                              <w:rPr>
                                <w:b w:val="false"/>
                                <w:bCs w:val="false"/>
                                <w:color w:val="FFFFFF"/>
                                <w:shd w:fill="FF0000" w:val="clear"/>
                              </w:rPr>
                              <w:t>capec#</w:t>
                            </w:r>
                            <w:r>
                              <w:rPr>
                                <w:shd w:fill="FFF5CE" w:val="clear"/>
                              </w:rPr>
                              <w:t>attack-pattern.name</w:t>
                            </w:r>
                            <w:r>
                              <w:rPr>
                                <w:color w:val="000000"/>
                              </w:rPr>
                              <w:t>} affecting the memory resource indicates that:</w:t>
                            </w:r>
                          </w:p>
                          <w:p>
                            <w:pPr>
                              <w:pStyle w:val="Normal"/>
                              <w:bidi w:val="0"/>
                              <w:jc w:val="start"/>
                              <w:rPr/>
                            </w:pPr>
                            <w:r>
                              <w:rPr>
                                <w:color w:val="000000"/>
                              </w:rPr>
                              <w:t>{</w:t>
                            </w:r>
                            <w:r>
                              <w:rPr>
                                <w:shd w:fill="FFF5CE" w:val="clear"/>
                              </w:rPr>
                              <w:t>cap.Description}</w:t>
                            </w:r>
                            <w:r>
                              <w:rPr>
                                <w:color w:val="000000"/>
                              </w:rPr>
                              <w:t xml:space="preserve">. </w:t>
                            </w:r>
                          </w:p>
                          <w:p>
                            <w:pPr>
                              <w:pStyle w:val="Normal"/>
                              <w:bidi w:val="0"/>
                              <w:jc w:val="start"/>
                              <w:rPr>
                                <w:color w:val="000000"/>
                              </w:rPr>
                            </w:pPr>
                            <w:r>
                              <w:rPr>
                                <w:color w:val="000000"/>
                              </w:rPr>
                              <w:t>What are some detection methods to prevent it?</w:t>
                            </w:r>
                          </w:p>
                          <w:p>
                            <w:pPr>
                              <w:pStyle w:val="Normal"/>
                              <w:bidi w:val="0"/>
                              <w:jc w:val="start"/>
                              <w:rPr>
                                <w:color w:val="000000"/>
                              </w:rPr>
                            </w:pPr>
                            <w:r>
                              <w:rPr>
                                <w:color w:val="000000"/>
                              </w:rPr>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Normal"/>
                              <w:bidi w:val="0"/>
                              <w:jc w:val="start"/>
                              <w:rPr/>
                            </w:pPr>
                            <w:r>
                              <w:rPr>
                                <w:color w:val="000000"/>
                              </w:rPr>
                              <w:t>The CAPEC attack pattern {</w:t>
                            </w:r>
                            <w:r>
                              <w:rPr>
                                <w:shd w:fill="FFF5CE" w:val="clear"/>
                              </w:rPr>
                              <w:t>cap.name</w:t>
                            </w:r>
                            <w:r>
                              <w:rPr>
                                <w:color w:val="000000"/>
                              </w:rPr>
                              <w:t>} (</w:t>
                            </w:r>
                            <w:r>
                              <w:rPr>
                                <w:shd w:fill="FFF5CE" w:val="clear"/>
                              </w:rPr>
                              <w:t>{cap.id}</w:t>
                            </w:r>
                            <w:r>
                              <w:rPr>
                                <w:color w:val="000000"/>
                              </w:rPr>
                              <w:t>) has a related weakness {</w:t>
                            </w:r>
                            <w:r>
                              <w:rPr>
                                <w:shd w:fill="FFF5CE" w:val="clear"/>
                              </w:rPr>
                              <w:t>cwe.name</w:t>
                            </w:r>
                            <w:r>
                              <w:rPr>
                                <w:color w:val="000000"/>
                              </w:rPr>
                              <w:t>} ({</w:t>
                            </w:r>
                            <w:r>
                              <w:rPr>
                                <w:shd w:fill="FFF5CE" w:val="clear"/>
                              </w:rPr>
                              <w:t>cwe.id</w:t>
                            </w:r>
                            <w:r>
                              <w:rPr>
                                <w:color w:val="000000"/>
                              </w:rPr>
                              <w:t>}) which affects the  {</w:t>
                            </w:r>
                            <w:r>
                              <w:rPr>
                                <w:shd w:fill="FF8000" w:val="clear"/>
                              </w:rPr>
                              <w:t>cwe:</w:t>
                            </w:r>
                            <w:r>
                              <w:rPr>
                                <w:shd w:fill="FFF5CE" w:val="clear"/>
                              </w:rPr>
                              <w:t>cap.related-weakness.Affected_Resources[? = “Memory”]</w:t>
                            </w:r>
                            <w:r>
                              <w:rPr>
                                <w:color w:val="000000"/>
                              </w:rPr>
                              <w:t>} resource. This weakness has the following detection methods:</w:t>
                            </w:r>
                          </w:p>
                          <w:p>
                            <w:pPr>
                              <w:pStyle w:val="Normal"/>
                              <w:bidi w:val="0"/>
                              <w:jc w:val="start"/>
                              <w:rPr/>
                            </w:pPr>
                            <w:r>
                              <w:rPr>
                                <w:color w:val="000000"/>
                              </w:rPr>
                              <w:t>[{</w:t>
                            </w:r>
                            <w:r>
                              <w:rPr>
                                <w:shd w:fill="FF8000" w:val="clear"/>
                              </w:rPr>
                              <w:t>dm:</w:t>
                            </w:r>
                            <w:r>
                              <w:rPr>
                                <w:shd w:fill="FFF5CE" w:val="clear"/>
                              </w:rPr>
                              <w:t>cwe.Detection_Method[*].Method</w:t>
                            </w:r>
                            <w:r>
                              <w:rPr>
                                <w:color w:val="000000"/>
                              </w:rPr>
                              <w:t>}, with id {</w:t>
                            </w:r>
                            <w:r>
                              <w:rPr>
                                <w:shd w:fill="FFF5CE" w:val="clear"/>
                              </w:rPr>
                              <w:t>dm.id</w:t>
                            </w:r>
                            <w:r>
                              <w:rPr>
                                <w:color w:val="000000"/>
                              </w:rPr>
                              <w:t>}, effectiveness {</w:t>
                            </w:r>
                            <w:r>
                              <w:rPr>
                                <w:shd w:fill="FFF5CE" w:val="clear"/>
                              </w:rPr>
                              <w:t>dm.Effectiveness</w:t>
                            </w:r>
                            <w:r>
                              <w:rPr>
                                <w:color w:val="000000"/>
                              </w:rPr>
                              <w:t>}:</w:t>
                            </w:r>
                          </w:p>
                          <w:p>
                            <w:pPr>
                              <w:pStyle w:val="Normal"/>
                              <w:bidi w:val="0"/>
                              <w:jc w:val="start"/>
                              <w:rPr/>
                            </w:pPr>
                            <w:r>
                              <w:rPr>
                                <w:color w:val="000000"/>
                              </w:rPr>
                              <w:t>{</w:t>
                            </w:r>
                            <w:r>
                              <w:rPr>
                                <w:shd w:fill="FFF5CE" w:val="clear"/>
                              </w:rPr>
                              <w:t>dm.Description</w:t>
                            </w:r>
                            <w:r>
                              <w:rPr>
                                <w:color w:val="000000"/>
                              </w:rPr>
                              <w:t>}</w:t>
                            </w:r>
                          </w:p>
                          <w:p>
                            <w:pPr>
                              <w:pStyle w:val="Normal"/>
                              <w:bidi w:val="0"/>
                              <w:jc w:val="start"/>
                              <w:rPr>
                                <w:color w:val="000000"/>
                              </w:rPr>
                            </w:pPr>
                            <w:r>
                              <w:rPr>
                                <w:color w:val="000000"/>
                              </w:rPr>
                              <w:t>]</w:t>
                            </w:r>
                          </w:p>
                        </w:txbxContent>
                      </wps:txbx>
                      <wps:bodyPr lIns="54000" rIns="54000" tIns="54000" bIns="54000" anchor="t">
                        <a:noAutofit/>
                      </wps:bodyPr>
                    </wps:wsp>
                  </a:graphicData>
                </a:graphic>
              </wp:anchor>
            </w:drawing>
          </mc:Choice>
          <mc:Fallback>
            <w:pict>
              <v:rect id="shape_0" ID="Frame10" path="m0,0l-2147483645,0l-2147483645,-2147483646l0,-2147483646xe" fillcolor="white" stroked="t" o:allowincell="f" style="position:absolute;margin-left:47.45pt;margin-top:0.7pt;width:453.1pt;height:243.15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 xml:space="preserve">: </w:t>
                      </w:r>
                    </w:p>
                    <w:p>
                      <w:pPr>
                        <w:pStyle w:val="Normal"/>
                        <w:bidi w:val="0"/>
                        <w:jc w:val="start"/>
                        <w:rPr/>
                      </w:pPr>
                      <w:r>
                        <w:rPr>
                          <w:color w:val="000000"/>
                        </w:rPr>
                        <w:t>The CAPEC attack pattern {</w:t>
                      </w:r>
                      <w:r>
                        <w:rPr>
                          <w:shd w:fill="FF8000" w:val="clear"/>
                        </w:rPr>
                        <w:t>cap:</w:t>
                      </w:r>
                      <w:r>
                        <w:rPr>
                          <w:b w:val="false"/>
                          <w:bCs w:val="false"/>
                          <w:color w:val="FFFFFF"/>
                          <w:shd w:fill="FF0000" w:val="clear"/>
                        </w:rPr>
                        <w:t>capec#</w:t>
                      </w:r>
                      <w:r>
                        <w:rPr>
                          <w:shd w:fill="FFF5CE" w:val="clear"/>
                        </w:rPr>
                        <w:t>attack-pattern.name</w:t>
                      </w:r>
                      <w:r>
                        <w:rPr>
                          <w:color w:val="000000"/>
                        </w:rPr>
                        <w:t>} affecting the memory resource indicates that:</w:t>
                      </w:r>
                    </w:p>
                    <w:p>
                      <w:pPr>
                        <w:pStyle w:val="Normal"/>
                        <w:bidi w:val="0"/>
                        <w:jc w:val="start"/>
                        <w:rPr/>
                      </w:pPr>
                      <w:r>
                        <w:rPr>
                          <w:color w:val="000000"/>
                        </w:rPr>
                        <w:t>{</w:t>
                      </w:r>
                      <w:r>
                        <w:rPr>
                          <w:shd w:fill="FFF5CE" w:val="clear"/>
                        </w:rPr>
                        <w:t>cap.Description}</w:t>
                      </w:r>
                      <w:r>
                        <w:rPr>
                          <w:color w:val="000000"/>
                        </w:rPr>
                        <w:t xml:space="preserve">. </w:t>
                      </w:r>
                    </w:p>
                    <w:p>
                      <w:pPr>
                        <w:pStyle w:val="Normal"/>
                        <w:bidi w:val="0"/>
                        <w:jc w:val="start"/>
                        <w:rPr>
                          <w:color w:val="000000"/>
                        </w:rPr>
                      </w:pPr>
                      <w:r>
                        <w:rPr>
                          <w:color w:val="000000"/>
                        </w:rPr>
                        <w:t>What are some detection methods to prevent it?</w:t>
                      </w:r>
                    </w:p>
                    <w:p>
                      <w:pPr>
                        <w:pStyle w:val="Normal"/>
                        <w:bidi w:val="0"/>
                        <w:jc w:val="start"/>
                        <w:rPr>
                          <w:color w:val="000000"/>
                        </w:rPr>
                      </w:pPr>
                      <w:r>
                        <w:rPr>
                          <w:color w:val="000000"/>
                        </w:rPr>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Normal"/>
                        <w:bidi w:val="0"/>
                        <w:jc w:val="start"/>
                        <w:rPr/>
                      </w:pPr>
                      <w:r>
                        <w:rPr>
                          <w:color w:val="000000"/>
                        </w:rPr>
                        <w:t>The CAPEC attack pattern {</w:t>
                      </w:r>
                      <w:r>
                        <w:rPr>
                          <w:shd w:fill="FFF5CE" w:val="clear"/>
                        </w:rPr>
                        <w:t>cap.name</w:t>
                      </w:r>
                      <w:r>
                        <w:rPr>
                          <w:color w:val="000000"/>
                        </w:rPr>
                        <w:t>} (</w:t>
                      </w:r>
                      <w:r>
                        <w:rPr>
                          <w:shd w:fill="FFF5CE" w:val="clear"/>
                        </w:rPr>
                        <w:t>{cap.id}</w:t>
                      </w:r>
                      <w:r>
                        <w:rPr>
                          <w:color w:val="000000"/>
                        </w:rPr>
                        <w:t>) has a related weakness {</w:t>
                      </w:r>
                      <w:r>
                        <w:rPr>
                          <w:shd w:fill="FFF5CE" w:val="clear"/>
                        </w:rPr>
                        <w:t>cwe.name</w:t>
                      </w:r>
                      <w:r>
                        <w:rPr>
                          <w:color w:val="000000"/>
                        </w:rPr>
                        <w:t>} ({</w:t>
                      </w:r>
                      <w:r>
                        <w:rPr>
                          <w:shd w:fill="FFF5CE" w:val="clear"/>
                        </w:rPr>
                        <w:t>cwe.id</w:t>
                      </w:r>
                      <w:r>
                        <w:rPr>
                          <w:color w:val="000000"/>
                        </w:rPr>
                        <w:t>}) which affects the  {</w:t>
                      </w:r>
                      <w:r>
                        <w:rPr>
                          <w:shd w:fill="FF8000" w:val="clear"/>
                        </w:rPr>
                        <w:t>cwe:</w:t>
                      </w:r>
                      <w:r>
                        <w:rPr>
                          <w:shd w:fill="FFF5CE" w:val="clear"/>
                        </w:rPr>
                        <w:t>cap.related-weakness.Affected_Resources[? = “Memory”]</w:t>
                      </w:r>
                      <w:r>
                        <w:rPr>
                          <w:color w:val="000000"/>
                        </w:rPr>
                        <w:t>} resource. This weakness has the following detection methods:</w:t>
                      </w:r>
                    </w:p>
                    <w:p>
                      <w:pPr>
                        <w:pStyle w:val="Normal"/>
                        <w:bidi w:val="0"/>
                        <w:jc w:val="start"/>
                        <w:rPr/>
                      </w:pPr>
                      <w:r>
                        <w:rPr>
                          <w:color w:val="000000"/>
                        </w:rPr>
                        <w:t>[{</w:t>
                      </w:r>
                      <w:r>
                        <w:rPr>
                          <w:shd w:fill="FF8000" w:val="clear"/>
                        </w:rPr>
                        <w:t>dm:</w:t>
                      </w:r>
                      <w:r>
                        <w:rPr>
                          <w:shd w:fill="FFF5CE" w:val="clear"/>
                        </w:rPr>
                        <w:t>cwe.Detection_Method[*].Method</w:t>
                      </w:r>
                      <w:r>
                        <w:rPr>
                          <w:color w:val="000000"/>
                        </w:rPr>
                        <w:t>}, with id {</w:t>
                      </w:r>
                      <w:r>
                        <w:rPr>
                          <w:shd w:fill="FFF5CE" w:val="clear"/>
                        </w:rPr>
                        <w:t>dm.id</w:t>
                      </w:r>
                      <w:r>
                        <w:rPr>
                          <w:color w:val="000000"/>
                        </w:rPr>
                        <w:t>}, effectiveness {</w:t>
                      </w:r>
                      <w:r>
                        <w:rPr>
                          <w:shd w:fill="FFF5CE" w:val="clear"/>
                        </w:rPr>
                        <w:t>dm.Effectiveness</w:t>
                      </w:r>
                      <w:r>
                        <w:rPr>
                          <w:color w:val="000000"/>
                        </w:rPr>
                        <w:t>}:</w:t>
                      </w:r>
                    </w:p>
                    <w:p>
                      <w:pPr>
                        <w:pStyle w:val="Normal"/>
                        <w:bidi w:val="0"/>
                        <w:jc w:val="start"/>
                        <w:rPr/>
                      </w:pPr>
                      <w:r>
                        <w:rPr>
                          <w:color w:val="000000"/>
                        </w:rPr>
                        <w:t>{</w:t>
                      </w:r>
                      <w:r>
                        <w:rPr>
                          <w:shd w:fill="FFF5CE" w:val="clear"/>
                        </w:rPr>
                        <w:t>dm.Description</w:t>
                      </w:r>
                      <w:r>
                        <w:rPr>
                          <w:color w:val="000000"/>
                        </w:rPr>
                        <w:t>}</w:t>
                      </w:r>
                    </w:p>
                    <w:p>
                      <w:pPr>
                        <w:pStyle w:val="Normal"/>
                        <w:bidi w:val="0"/>
                        <w:jc w:val="start"/>
                        <w:rPr>
                          <w:color w:val="000000"/>
                        </w:rPr>
                      </w:pPr>
                      <w:r>
                        <w:rPr>
                          <w:color w:val="000000"/>
                        </w:rPr>
                        <w:t>]</w:t>
                      </w:r>
                    </w:p>
                  </w:txbxContent>
                </v:textbox>
                <w10:wrap type="topAndBottom"/>
              </v:rect>
            </w:pict>
          </mc:Fallback>
        </mc:AlternateContent>
      </w:r>
    </w:p>
    <w:p>
      <w:pPr>
        <w:pStyle w:val="Normal"/>
        <w:numPr>
          <w:ilvl w:val="1"/>
          <w:numId w:val="221"/>
        </w:numPr>
        <w:bidi w:val="0"/>
        <w:spacing w:before="0" w:after="120"/>
        <w:jc w:val="start"/>
        <w:rPr>
          <w:lang w:val="en-US"/>
        </w:rPr>
      </w:pPr>
      <w:r>
        <w:rPr>
          <w:i w:val="false"/>
          <w:iCs w:val="false"/>
          <w:lang w:val="en-US"/>
        </w:rPr>
        <w:t xml:space="preserve">Example of a template that uses an </w:t>
      </w:r>
      <w:r>
        <w:rPr>
          <w:i/>
          <w:iCs/>
          <w:lang w:val="en-US"/>
        </w:rPr>
        <w:t>invisible</w:t>
      </w:r>
      <w:r>
        <mc:AlternateContent>
          <mc:Choice Requires="wps">
            <w:drawing>
              <wp:anchor behindDoc="0" distT="71755" distB="71755" distL="71120" distR="69850" simplePos="0" locked="0" layoutInCell="0" allowOverlap="1" relativeHeight="22">
                <wp:simplePos x="0" y="0"/>
                <wp:positionH relativeFrom="column">
                  <wp:posOffset>574675</wp:posOffset>
                </wp:positionH>
                <wp:positionV relativeFrom="paragraph">
                  <wp:posOffset>712470</wp:posOffset>
                </wp:positionV>
                <wp:extent cx="5755005" cy="3964940"/>
                <wp:effectExtent l="1270" t="635" r="0" b="635"/>
                <wp:wrapTopAndBottom/>
                <wp:docPr id="9" name="Frame11"/>
                <a:graphic xmlns:a="http://schemas.openxmlformats.org/drawingml/2006/main">
                  <a:graphicData uri="http://schemas.microsoft.com/office/word/2010/wordprocessingShape">
                    <wps:wsp>
                      <wps:cNvSpPr/>
                      <wps:spPr>
                        <a:xfrm>
                          <a:off x="0" y="0"/>
                          <a:ext cx="5754960" cy="39650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 xml:space="preserve">: </w:t>
                            </w:r>
                          </w:p>
                          <w:p>
                            <w:pPr>
                              <w:pStyle w:val="Normal"/>
                              <w:bidi w:val="0"/>
                              <w:jc w:val="start"/>
                              <w:rPr>
                                <w:color w:val="000000"/>
                              </w:rPr>
                            </w:pPr>
                            <w:r>
                              <w:rPr>
                                <w:color w:val="000000"/>
                              </w:rPr>
                              <w:t>Consider this CVE vulnerability:</w:t>
                            </w:r>
                          </w:p>
                          <w:p>
                            <w:pPr>
                              <w:pStyle w:val="Normal"/>
                              <w:bidi w:val="0"/>
                              <w:jc w:val="start"/>
                              <w:rPr/>
                            </w:pPr>
                            <w:r>
                              <w:rPr>
                                <w:color w:val="000000"/>
                              </w:rPr>
                              <w:t>{</w:t>
                            </w:r>
                            <w:r>
                              <w:rPr>
                                <w:shd w:fill="F6F9D4" w:val="clear"/>
                              </w:rPr>
                              <w:t>cve.descriptions[0].value</w:t>
                            </w:r>
                            <w:r>
                              <w:rPr>
                                <w:color w:val="000000"/>
                              </w:rPr>
                              <w:t>}</w:t>
                            </w:r>
                          </w:p>
                          <w:p>
                            <w:pPr>
                              <w:pStyle w:val="Normal"/>
                              <w:bidi w:val="0"/>
                              <w:jc w:val="start"/>
                              <w:rPr>
                                <w:color w:val="000000"/>
                              </w:rPr>
                            </w:pPr>
                            <w:r>
                              <w:rPr>
                                <w:color w:val="000000"/>
                              </w:rPr>
                              <w:t>Identify the common vulnerability name and id.</w:t>
                            </w:r>
                          </w:p>
                          <w:p>
                            <w:pPr>
                              <w:pStyle w:val="Normal"/>
                              <w:bidi w:val="0"/>
                              <w:jc w:val="start"/>
                              <w:rPr>
                                <w:color w:val="000000"/>
                              </w:rPr>
                            </w:pPr>
                            <w:r>
                              <w:rPr>
                                <w:color w:val="000000"/>
                              </w:rPr>
                            </w:r>
                          </w:p>
                          <w:p>
                            <w:pPr>
                              <w:pStyle w:val="Normal"/>
                              <w:bidi w:val="0"/>
                              <w:jc w:val="start"/>
                              <w:rPr/>
                            </w:pPr>
                            <w:r>
                              <w:rPr>
                                <w:color w:val="000000"/>
                              </w:rPr>
                              <w:t xml:space="preserve">Describe the corresponding CWE weakness name and suggest a CAPEC attack pattern with a </w:t>
                            </w:r>
                            <w:r>
                              <w:rPr>
                                <w:b/>
                                <w:bCs/>
                                <w:color w:val="800080"/>
                              </w:rPr>
                              <w:t>high likelihood of attack</w:t>
                            </w:r>
                            <w:r>
                              <w:rPr>
                                <w:color w:val="000000"/>
                              </w:rPr>
                              <w:t>. Give the CAPEC name and id and also name of the ATT&amp;CK technique implements that attack pattern.</w:t>
                            </w:r>
                          </w:p>
                          <w:p>
                            <w:pPr>
                              <w:pStyle w:val="Normal"/>
                              <w:bidi w:val="0"/>
                              <w:jc w:val="start"/>
                              <w:rPr>
                                <w:color w:val="000000"/>
                              </w:rPr>
                            </w:pPr>
                            <w:r>
                              <w:rPr>
                                <w:color w:val="000000"/>
                              </w:rPr>
                            </w:r>
                          </w:p>
                          <w:p>
                            <w:pPr>
                              <w:pStyle w:val="Normal"/>
                              <w:bidi w:val="0"/>
                              <w:jc w:val="start"/>
                              <w:rPr>
                                <w:i/>
                                <w:i/>
                                <w:iCs/>
                              </w:rPr>
                            </w:pPr>
                            <w:r>
                              <w:rPr>
                                <w:i/>
                                <w:iCs/>
                                <w:color w:val="000000"/>
                              </w:rPr>
                              <w:t>Answer:</w:t>
                            </w:r>
                          </w:p>
                          <w:p>
                            <w:pPr>
                              <w:pStyle w:val="Normal"/>
                              <w:bidi w:val="0"/>
                              <w:jc w:val="start"/>
                              <w:rPr>
                                <w:highlight w:val="none"/>
                                <w:shd w:fill="DEE6EF" w:val="clear"/>
                              </w:rPr>
                            </w:pPr>
                            <w:r>
                              <w:rPr>
                                <w:shd w:fill="DEE6EF" w:val="clear"/>
                              </w:rPr>
                              <w:t>&lt;* this invisible section binds variables to concepts and forces some constraints:</w:t>
                            </w:r>
                          </w:p>
                          <w:p>
                            <w:pPr>
                              <w:pStyle w:val="Normal"/>
                              <w:bidi w:val="0"/>
                              <w:jc w:val="start"/>
                              <w:rPr>
                                <w:highlight w:val="none"/>
                                <w:shd w:fill="DEE6EF" w:val="clear"/>
                              </w:rPr>
                            </w:pPr>
                            <w:r>
                              <w:rPr>
                                <w:shd w:fill="DEE6EF" w:val="clear"/>
                              </w:rPr>
                              <w:t>{</w:t>
                            </w:r>
                            <w:r>
                              <w:rPr>
                                <w:shd w:fill="FF8000" w:val="clear"/>
                              </w:rPr>
                              <w:t>capec:</w:t>
                            </w:r>
                            <w:r>
                              <w:rPr>
                                <w:shd w:fill="FF0000" w:val="clear"/>
                              </w:rPr>
                              <w:t>capec#</w:t>
                            </w:r>
                            <w:r>
                              <w:rPr>
                                <w:shd w:fill="F6F9D4" w:val="clear"/>
                              </w:rPr>
                              <w:t>attack-pattern.Likelihood_Of_Attack=”</w:t>
                            </w:r>
                            <w:r>
                              <w:rPr>
                                <w:b/>
                                <w:bCs/>
                                <w:color w:val="800080"/>
                                <w:shd w:fill="F6F9D4" w:val="clear"/>
                              </w:rPr>
                              <w:t>High</w:t>
                            </w:r>
                            <w:r>
                              <w:rPr>
                                <w:shd w:fill="F6F9D4" w:val="clear"/>
                              </w:rPr>
                              <w:t>”</w:t>
                            </w:r>
                            <w:r>
                              <w:rPr>
                                <w:shd w:fill="DEE6EF" w:val="clear"/>
                              </w:rPr>
                              <w:t>}</w:t>
                            </w:r>
                          </w:p>
                          <w:p>
                            <w:pPr>
                              <w:pStyle w:val="Normal"/>
                              <w:bidi w:val="0"/>
                              <w:jc w:val="start"/>
                              <w:rPr>
                                <w:highlight w:val="none"/>
                                <w:shd w:fill="DEE6EF" w:val="clear"/>
                              </w:rPr>
                            </w:pPr>
                            <w:r>
                              <w:rPr>
                                <w:shd w:fill="DEE6EF" w:val="clear"/>
                              </w:rPr>
                              <w:t>{</w:t>
                            </w:r>
                            <w:r>
                              <w:rPr>
                                <w:shd w:fill="FF8000" w:val="clear"/>
                              </w:rPr>
                              <w:t>ap:</w:t>
                            </w:r>
                            <w:r>
                              <w:rPr>
                                <w:shd w:fill="FF0000" w:val="clear"/>
                              </w:rPr>
                              <w:t>attck#</w:t>
                            </w:r>
                            <w:r>
                              <w:rPr>
                                <w:shd w:fill="F6F9D4" w:val="clear"/>
                              </w:rPr>
                              <w:t>attack-pattern.external_references[?].source_name=”mitre-attack”</w:t>
                            </w:r>
                            <w:r>
                              <w:rPr>
                                <w:shd w:fill="DEE6EF" w:val="clear"/>
                              </w:rPr>
                              <w:t>}</w:t>
                            </w:r>
                          </w:p>
                          <w:p>
                            <w:pPr>
                              <w:pStyle w:val="Normal"/>
                              <w:bidi w:val="0"/>
                              <w:jc w:val="start"/>
                              <w:rPr>
                                <w:highlight w:val="none"/>
                                <w:shd w:fill="DEE6EF" w:val="clear"/>
                              </w:rPr>
                            </w:pPr>
                            <w:r>
                              <w:rPr>
                                <w:shd w:fill="DEE6EF" w:val="clear"/>
                              </w:rPr>
                              <w:t>*&gt;</w:t>
                            </w:r>
                          </w:p>
                          <w:p>
                            <w:pPr>
                              <w:pStyle w:val="Normal"/>
                              <w:bidi w:val="0"/>
                              <w:jc w:val="start"/>
                              <w:rPr/>
                            </w:pPr>
                            <w:r>
                              <w:rPr>
                                <w:color w:val="000000"/>
                              </w:rPr>
                              <w:t>The CVE name is {</w:t>
                            </w:r>
                            <w:r>
                              <w:rPr>
                                <w:shd w:fill="FF8000" w:val="clear"/>
                              </w:rPr>
                              <w:t>cve:</w:t>
                            </w:r>
                            <w:r>
                              <w:rPr>
                                <w:shd w:fill="F6F9D4" w:val="clear"/>
                              </w:rPr>
                              <w:t>cwe.Observed_Example[?].title</w:t>
                            </w:r>
                            <w:r>
                              <w:rPr>
                                <w:color w:val="000000"/>
                              </w:rPr>
                              <w:t>} with id {</w:t>
                            </w:r>
                            <w:r>
                              <w:rPr>
                                <w:shd w:fill="F6F9D4" w:val="clear"/>
                              </w:rPr>
                              <w:t>cve.cveId</w:t>
                            </w:r>
                            <w:r>
                              <w:rPr>
                                <w:color w:val="000000"/>
                              </w:rPr>
                              <w:t>}.</w:t>
                            </w:r>
                          </w:p>
                          <w:p>
                            <w:pPr>
                              <w:pStyle w:val="Normal"/>
                              <w:bidi w:val="0"/>
                              <w:jc w:val="start"/>
                              <w:rPr/>
                            </w:pPr>
                            <w:r>
                              <w:rPr>
                                <w:color w:val="000000"/>
                              </w:rPr>
                              <w:t>A related CWE weakness for this vulnerability is {</w:t>
                            </w:r>
                            <w:r>
                              <w:rPr>
                                <w:shd w:fill="FF8000" w:val="clear"/>
                              </w:rPr>
                              <w:t>cwe:</w:t>
                            </w:r>
                            <w:r>
                              <w:rPr>
                                <w:shd w:fill="F6F9D4" w:val="clear"/>
                              </w:rPr>
                              <w:t>capec.Related_Weakness[?].Name</w:t>
                            </w:r>
                            <w:r>
                              <w:rPr>
                                <w:color w:val="000000"/>
                              </w:rPr>
                              <w:t>} with id {</w:t>
                            </w:r>
                            <w:r>
                              <w:rPr>
                                <w:shd w:fill="F6F9D4" w:val="clear"/>
                              </w:rPr>
                              <w:t>cwe.ID</w:t>
                            </w:r>
                            <w:r>
                              <w:rPr>
                                <w:color w:val="000000"/>
                              </w:rPr>
                              <w:t xml:space="preserve">}. </w:t>
                            </w:r>
                          </w:p>
                          <w:p>
                            <w:pPr>
                              <w:pStyle w:val="Normal"/>
                              <w:bidi w:val="0"/>
                              <w:jc w:val="start"/>
                              <w:rPr/>
                            </w:pPr>
                            <w:r>
                              <w:rPr>
                                <w:color w:val="000000"/>
                              </w:rPr>
                              <w:t>A CAPEC attack pattern using this weakness is {</w:t>
                            </w:r>
                            <w:r>
                              <w:rPr>
                                <w:shd w:fill="F6F9D4" w:val="clear"/>
                              </w:rPr>
                              <w:t>capec.Name</w:t>
                            </w:r>
                            <w:r>
                              <w:rPr>
                                <w:color w:val="000000"/>
                              </w:rPr>
                              <w:t>} with id {</w:t>
                            </w:r>
                            <w:r>
                              <w:rPr>
                                <w:shd w:fill="F6F9D4" w:val="clear"/>
                              </w:rPr>
                              <w:t>capec.ID</w:t>
                            </w:r>
                            <w:r>
                              <w:rPr>
                                <w:color w:val="000000"/>
                              </w:rPr>
                              <w:t>}.</w:t>
                            </w:r>
                          </w:p>
                          <w:p>
                            <w:pPr>
                              <w:pStyle w:val="Normal"/>
                              <w:bidi w:val="0"/>
                              <w:jc w:val="start"/>
                              <w:rPr/>
                            </w:pPr>
                            <w:r>
                              <w:rPr>
                                <w:color w:val="000000"/>
                              </w:rPr>
                              <w:t>An ATT&amp;CK technique that implements this attack pattern is {</w:t>
                            </w:r>
                            <w:r>
                              <w:rPr>
                                <w:shd w:fill="F6F9D4" w:val="clear"/>
                              </w:rPr>
                              <w:t>ap.name|</w:t>
                            </w:r>
                            <w:r>
                              <w:rPr>
                                <w:color w:val="000000"/>
                              </w:rPr>
                              <w:t>} ({</w:t>
                            </w:r>
                            <w:r>
                              <w:rPr>
                                <w:shd w:fill="F6F9D4" w:val="clear"/>
                              </w:rPr>
                              <w:t>ap.id</w:t>
                            </w:r>
                            <w:r>
                              <w:rPr>
                                <w:color w:val="000000"/>
                              </w:rPr>
                              <w:t>}).</w:t>
                            </w:r>
                          </w:p>
                          <w:p>
                            <w:pPr>
                              <w:pStyle w:val="Normal"/>
                              <w:bidi w:val="0"/>
                              <w:jc w:val="start"/>
                              <w:rPr>
                                <w:color w:val="000000"/>
                              </w:rPr>
                            </w:pPr>
                            <w:r>
                              <w:rPr>
                                <w:color w:val="000000"/>
                              </w:rPr>
                            </w:r>
                          </w:p>
                        </w:txbxContent>
                      </wps:txbx>
                      <wps:bodyPr lIns="54000" rIns="54000" tIns="54000" bIns="54000" anchor="t">
                        <a:noAutofit/>
                      </wps:bodyPr>
                    </wps:wsp>
                  </a:graphicData>
                </a:graphic>
              </wp:anchor>
            </w:drawing>
          </mc:Choice>
          <mc:Fallback>
            <w:pict>
              <v:rect id="shape_0" ID="Frame11" path="m0,0l-2147483645,0l-2147483645,-2147483646l0,-2147483646xe" fillcolor="white" stroked="t" o:allowincell="f" style="position:absolute;margin-left:45.25pt;margin-top:56.1pt;width:453.1pt;height:312.15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 xml:space="preserve">: </w:t>
                      </w:r>
                    </w:p>
                    <w:p>
                      <w:pPr>
                        <w:pStyle w:val="Normal"/>
                        <w:bidi w:val="0"/>
                        <w:jc w:val="start"/>
                        <w:rPr>
                          <w:color w:val="000000"/>
                        </w:rPr>
                      </w:pPr>
                      <w:r>
                        <w:rPr>
                          <w:color w:val="000000"/>
                        </w:rPr>
                        <w:t>Consider this CVE vulnerability:</w:t>
                      </w:r>
                    </w:p>
                    <w:p>
                      <w:pPr>
                        <w:pStyle w:val="Normal"/>
                        <w:bidi w:val="0"/>
                        <w:jc w:val="start"/>
                        <w:rPr/>
                      </w:pPr>
                      <w:r>
                        <w:rPr>
                          <w:color w:val="000000"/>
                        </w:rPr>
                        <w:t>{</w:t>
                      </w:r>
                      <w:r>
                        <w:rPr>
                          <w:shd w:fill="F6F9D4" w:val="clear"/>
                        </w:rPr>
                        <w:t>cve.descriptions[0].value</w:t>
                      </w:r>
                      <w:r>
                        <w:rPr>
                          <w:color w:val="000000"/>
                        </w:rPr>
                        <w:t>}</w:t>
                      </w:r>
                    </w:p>
                    <w:p>
                      <w:pPr>
                        <w:pStyle w:val="Normal"/>
                        <w:bidi w:val="0"/>
                        <w:jc w:val="start"/>
                        <w:rPr>
                          <w:color w:val="000000"/>
                        </w:rPr>
                      </w:pPr>
                      <w:r>
                        <w:rPr>
                          <w:color w:val="000000"/>
                        </w:rPr>
                        <w:t>Identify the common vulnerability name and id.</w:t>
                      </w:r>
                    </w:p>
                    <w:p>
                      <w:pPr>
                        <w:pStyle w:val="Normal"/>
                        <w:bidi w:val="0"/>
                        <w:jc w:val="start"/>
                        <w:rPr>
                          <w:color w:val="000000"/>
                        </w:rPr>
                      </w:pPr>
                      <w:r>
                        <w:rPr>
                          <w:color w:val="000000"/>
                        </w:rPr>
                      </w:r>
                    </w:p>
                    <w:p>
                      <w:pPr>
                        <w:pStyle w:val="Normal"/>
                        <w:bidi w:val="0"/>
                        <w:jc w:val="start"/>
                        <w:rPr/>
                      </w:pPr>
                      <w:r>
                        <w:rPr>
                          <w:color w:val="000000"/>
                        </w:rPr>
                        <w:t xml:space="preserve">Describe the corresponding CWE weakness name and suggest a CAPEC attack pattern with a </w:t>
                      </w:r>
                      <w:r>
                        <w:rPr>
                          <w:b/>
                          <w:bCs/>
                          <w:color w:val="800080"/>
                        </w:rPr>
                        <w:t>high likelihood of attack</w:t>
                      </w:r>
                      <w:r>
                        <w:rPr>
                          <w:color w:val="000000"/>
                        </w:rPr>
                        <w:t>. Give the CAPEC name and id and also name of the ATT&amp;CK technique implements that attack pattern.</w:t>
                      </w:r>
                    </w:p>
                    <w:p>
                      <w:pPr>
                        <w:pStyle w:val="Normal"/>
                        <w:bidi w:val="0"/>
                        <w:jc w:val="start"/>
                        <w:rPr>
                          <w:color w:val="000000"/>
                        </w:rPr>
                      </w:pPr>
                      <w:r>
                        <w:rPr>
                          <w:color w:val="000000"/>
                        </w:rPr>
                      </w:r>
                    </w:p>
                    <w:p>
                      <w:pPr>
                        <w:pStyle w:val="Normal"/>
                        <w:bidi w:val="0"/>
                        <w:jc w:val="start"/>
                        <w:rPr>
                          <w:i/>
                          <w:i/>
                          <w:iCs/>
                        </w:rPr>
                      </w:pPr>
                      <w:r>
                        <w:rPr>
                          <w:i/>
                          <w:iCs/>
                          <w:color w:val="000000"/>
                        </w:rPr>
                        <w:t>Answer:</w:t>
                      </w:r>
                    </w:p>
                    <w:p>
                      <w:pPr>
                        <w:pStyle w:val="Normal"/>
                        <w:bidi w:val="0"/>
                        <w:jc w:val="start"/>
                        <w:rPr>
                          <w:highlight w:val="none"/>
                          <w:shd w:fill="DEE6EF" w:val="clear"/>
                        </w:rPr>
                      </w:pPr>
                      <w:r>
                        <w:rPr>
                          <w:shd w:fill="DEE6EF" w:val="clear"/>
                        </w:rPr>
                        <w:t>&lt;* this invisible section binds variables to concepts and forces some constraints:</w:t>
                      </w:r>
                    </w:p>
                    <w:p>
                      <w:pPr>
                        <w:pStyle w:val="Normal"/>
                        <w:bidi w:val="0"/>
                        <w:jc w:val="start"/>
                        <w:rPr>
                          <w:highlight w:val="none"/>
                          <w:shd w:fill="DEE6EF" w:val="clear"/>
                        </w:rPr>
                      </w:pPr>
                      <w:r>
                        <w:rPr>
                          <w:shd w:fill="DEE6EF" w:val="clear"/>
                        </w:rPr>
                        <w:t>{</w:t>
                      </w:r>
                      <w:r>
                        <w:rPr>
                          <w:shd w:fill="FF8000" w:val="clear"/>
                        </w:rPr>
                        <w:t>capec:</w:t>
                      </w:r>
                      <w:r>
                        <w:rPr>
                          <w:shd w:fill="FF0000" w:val="clear"/>
                        </w:rPr>
                        <w:t>capec#</w:t>
                      </w:r>
                      <w:r>
                        <w:rPr>
                          <w:shd w:fill="F6F9D4" w:val="clear"/>
                        </w:rPr>
                        <w:t>attack-pattern.Likelihood_Of_Attack=”</w:t>
                      </w:r>
                      <w:r>
                        <w:rPr>
                          <w:b/>
                          <w:bCs/>
                          <w:color w:val="800080"/>
                          <w:shd w:fill="F6F9D4" w:val="clear"/>
                        </w:rPr>
                        <w:t>High</w:t>
                      </w:r>
                      <w:r>
                        <w:rPr>
                          <w:shd w:fill="F6F9D4" w:val="clear"/>
                        </w:rPr>
                        <w:t>”</w:t>
                      </w:r>
                      <w:r>
                        <w:rPr>
                          <w:shd w:fill="DEE6EF" w:val="clear"/>
                        </w:rPr>
                        <w:t>}</w:t>
                      </w:r>
                    </w:p>
                    <w:p>
                      <w:pPr>
                        <w:pStyle w:val="Normal"/>
                        <w:bidi w:val="0"/>
                        <w:jc w:val="start"/>
                        <w:rPr>
                          <w:highlight w:val="none"/>
                          <w:shd w:fill="DEE6EF" w:val="clear"/>
                        </w:rPr>
                      </w:pPr>
                      <w:r>
                        <w:rPr>
                          <w:shd w:fill="DEE6EF" w:val="clear"/>
                        </w:rPr>
                        <w:t>{</w:t>
                      </w:r>
                      <w:r>
                        <w:rPr>
                          <w:shd w:fill="FF8000" w:val="clear"/>
                        </w:rPr>
                        <w:t>ap:</w:t>
                      </w:r>
                      <w:r>
                        <w:rPr>
                          <w:shd w:fill="FF0000" w:val="clear"/>
                        </w:rPr>
                        <w:t>attck#</w:t>
                      </w:r>
                      <w:r>
                        <w:rPr>
                          <w:shd w:fill="F6F9D4" w:val="clear"/>
                        </w:rPr>
                        <w:t>attack-pattern.external_references[?].source_name=”mitre-attack”</w:t>
                      </w:r>
                      <w:r>
                        <w:rPr>
                          <w:shd w:fill="DEE6EF" w:val="clear"/>
                        </w:rPr>
                        <w:t>}</w:t>
                      </w:r>
                    </w:p>
                    <w:p>
                      <w:pPr>
                        <w:pStyle w:val="Normal"/>
                        <w:bidi w:val="0"/>
                        <w:jc w:val="start"/>
                        <w:rPr>
                          <w:highlight w:val="none"/>
                          <w:shd w:fill="DEE6EF" w:val="clear"/>
                        </w:rPr>
                      </w:pPr>
                      <w:r>
                        <w:rPr>
                          <w:shd w:fill="DEE6EF" w:val="clear"/>
                        </w:rPr>
                        <w:t>*&gt;</w:t>
                      </w:r>
                    </w:p>
                    <w:p>
                      <w:pPr>
                        <w:pStyle w:val="Normal"/>
                        <w:bidi w:val="0"/>
                        <w:jc w:val="start"/>
                        <w:rPr/>
                      </w:pPr>
                      <w:r>
                        <w:rPr>
                          <w:color w:val="000000"/>
                        </w:rPr>
                        <w:t>The CVE name is {</w:t>
                      </w:r>
                      <w:r>
                        <w:rPr>
                          <w:shd w:fill="FF8000" w:val="clear"/>
                        </w:rPr>
                        <w:t>cve:</w:t>
                      </w:r>
                      <w:r>
                        <w:rPr>
                          <w:shd w:fill="F6F9D4" w:val="clear"/>
                        </w:rPr>
                        <w:t>cwe.Observed_Example[?].title</w:t>
                      </w:r>
                      <w:r>
                        <w:rPr>
                          <w:color w:val="000000"/>
                        </w:rPr>
                        <w:t>} with id {</w:t>
                      </w:r>
                      <w:r>
                        <w:rPr>
                          <w:shd w:fill="F6F9D4" w:val="clear"/>
                        </w:rPr>
                        <w:t>cve.cveId</w:t>
                      </w:r>
                      <w:r>
                        <w:rPr>
                          <w:color w:val="000000"/>
                        </w:rPr>
                        <w:t>}.</w:t>
                      </w:r>
                    </w:p>
                    <w:p>
                      <w:pPr>
                        <w:pStyle w:val="Normal"/>
                        <w:bidi w:val="0"/>
                        <w:jc w:val="start"/>
                        <w:rPr/>
                      </w:pPr>
                      <w:r>
                        <w:rPr>
                          <w:color w:val="000000"/>
                        </w:rPr>
                        <w:t>A related CWE weakness for this vulnerability is {</w:t>
                      </w:r>
                      <w:r>
                        <w:rPr>
                          <w:shd w:fill="FF8000" w:val="clear"/>
                        </w:rPr>
                        <w:t>cwe:</w:t>
                      </w:r>
                      <w:r>
                        <w:rPr>
                          <w:shd w:fill="F6F9D4" w:val="clear"/>
                        </w:rPr>
                        <w:t>capec.Related_Weakness[?].Name</w:t>
                      </w:r>
                      <w:r>
                        <w:rPr>
                          <w:color w:val="000000"/>
                        </w:rPr>
                        <w:t>} with id {</w:t>
                      </w:r>
                      <w:r>
                        <w:rPr>
                          <w:shd w:fill="F6F9D4" w:val="clear"/>
                        </w:rPr>
                        <w:t>cwe.ID</w:t>
                      </w:r>
                      <w:r>
                        <w:rPr>
                          <w:color w:val="000000"/>
                        </w:rPr>
                        <w:t xml:space="preserve">}. </w:t>
                      </w:r>
                    </w:p>
                    <w:p>
                      <w:pPr>
                        <w:pStyle w:val="Normal"/>
                        <w:bidi w:val="0"/>
                        <w:jc w:val="start"/>
                        <w:rPr/>
                      </w:pPr>
                      <w:r>
                        <w:rPr>
                          <w:color w:val="000000"/>
                        </w:rPr>
                        <w:t>A CAPEC attack pattern using this weakness is {</w:t>
                      </w:r>
                      <w:r>
                        <w:rPr>
                          <w:shd w:fill="F6F9D4" w:val="clear"/>
                        </w:rPr>
                        <w:t>capec.Name</w:t>
                      </w:r>
                      <w:r>
                        <w:rPr>
                          <w:color w:val="000000"/>
                        </w:rPr>
                        <w:t>} with id {</w:t>
                      </w:r>
                      <w:r>
                        <w:rPr>
                          <w:shd w:fill="F6F9D4" w:val="clear"/>
                        </w:rPr>
                        <w:t>capec.ID</w:t>
                      </w:r>
                      <w:r>
                        <w:rPr>
                          <w:color w:val="000000"/>
                        </w:rPr>
                        <w:t>}.</w:t>
                      </w:r>
                    </w:p>
                    <w:p>
                      <w:pPr>
                        <w:pStyle w:val="Normal"/>
                        <w:bidi w:val="0"/>
                        <w:jc w:val="start"/>
                        <w:rPr/>
                      </w:pPr>
                      <w:r>
                        <w:rPr>
                          <w:color w:val="000000"/>
                        </w:rPr>
                        <w:t>An ATT&amp;CK technique that implements this attack pattern is {</w:t>
                      </w:r>
                      <w:r>
                        <w:rPr>
                          <w:shd w:fill="F6F9D4" w:val="clear"/>
                        </w:rPr>
                        <w:t>ap.name|</w:t>
                      </w:r>
                      <w:r>
                        <w:rPr>
                          <w:color w:val="000000"/>
                        </w:rPr>
                        <w:t>} ({</w:t>
                      </w:r>
                      <w:r>
                        <w:rPr>
                          <w:shd w:fill="F6F9D4" w:val="clear"/>
                        </w:rPr>
                        <w:t>ap.id</w:t>
                      </w:r>
                      <w:r>
                        <w:rPr>
                          <w:color w:val="000000"/>
                        </w:rPr>
                        <w:t>}).</w:t>
                      </w:r>
                    </w:p>
                    <w:p>
                      <w:pPr>
                        <w:pStyle w:val="Normal"/>
                        <w:bidi w:val="0"/>
                        <w:jc w:val="start"/>
                        <w:rPr>
                          <w:color w:val="000000"/>
                        </w:rPr>
                      </w:pPr>
                      <w:r>
                        <w:rPr>
                          <w:color w:val="000000"/>
                        </w:rPr>
                      </w:r>
                    </w:p>
                  </w:txbxContent>
                </v:textbox>
                <w10:wrap type="topAndBottom"/>
              </v:rect>
            </w:pict>
          </mc:Fallback>
        </mc:AlternateContent>
      </w:r>
      <w:r>
        <w:rPr>
          <w:i w:val="false"/>
          <w:iCs w:val="false"/>
          <w:lang w:val="en-US"/>
        </w:rPr>
        <w:t xml:space="preserve"> section to set up bindings and constraints for relationships across CTI source documents. It is delimited by &lt;* and *&gt; to impose the sub-technique constraint. No text will be generated for anything enclosed in an invisible section.</w:t>
      </w:r>
    </w:p>
    <w:p>
      <w:pPr>
        <w:pStyle w:val="Normal"/>
        <w:bidi w:val="0"/>
        <w:spacing w:before="0" w:after="120"/>
        <w:jc w:val="start"/>
        <w:rPr>
          <w:lang w:val="en-US"/>
        </w:rPr>
      </w:pPr>
      <w:r>
        <w:rPr>
          <w:lang w:val="en-US"/>
        </w:rPr>
      </w:r>
    </w:p>
    <w:p>
      <w:pPr>
        <w:pStyle w:val="Normal"/>
        <w:numPr>
          <w:ilvl w:val="1"/>
          <w:numId w:val="222"/>
        </w:numPr>
        <w:bidi w:val="0"/>
        <w:spacing w:before="0" w:after="120"/>
        <w:jc w:val="start"/>
        <w:rPr>
          <w:lang w:val="en-US"/>
        </w:rPr>
      </w:pPr>
      <w:r>
        <w:rPr>
          <w:i w:val="false"/>
          <w:iCs w:val="false"/>
          <w:lang w:val="en-US"/>
        </w:rPr>
        <w:t>The example from Cyberpal.AI article, Figure 2. Note that ATT&amp;CK Enterprise has no relationships linking tactics to techniques.</w:t>
      </w:r>
    </w:p>
    <w:p>
      <w:pPr>
        <w:pStyle w:val="Normal"/>
        <w:numPr>
          <w:ilvl w:val="1"/>
          <w:numId w:val="223"/>
        </w:numPr>
        <w:bidi w:val="0"/>
        <w:spacing w:before="0" w:after="120"/>
        <w:jc w:val="start"/>
        <w:rPr>
          <w:lang w:val="en-US"/>
        </w:rPr>
      </w:pPr>
      <w:r>
        <mc:AlternateContent>
          <mc:Choice Requires="wps">
            <w:drawing>
              <wp:anchor behindDoc="0" distT="71755" distB="71755" distL="71120" distR="72390" simplePos="0" locked="0" layoutInCell="0" allowOverlap="1" relativeHeight="10">
                <wp:simplePos x="0" y="0"/>
                <wp:positionH relativeFrom="column">
                  <wp:posOffset>602615</wp:posOffset>
                </wp:positionH>
                <wp:positionV relativeFrom="paragraph">
                  <wp:posOffset>8890</wp:posOffset>
                </wp:positionV>
                <wp:extent cx="5755005" cy="3088640"/>
                <wp:effectExtent l="1270" t="635" r="0" b="635"/>
                <wp:wrapTopAndBottom/>
                <wp:docPr id="10" name="Frame3"/>
                <a:graphic xmlns:a="http://schemas.openxmlformats.org/drawingml/2006/main">
                  <a:graphicData uri="http://schemas.microsoft.com/office/word/2010/wordprocessingShape">
                    <wps:wsp>
                      <wps:cNvSpPr/>
                      <wps:spPr>
                        <a:xfrm>
                          <a:off x="0" y="0"/>
                          <a:ext cx="5754960" cy="308880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 xml:space="preserve">: </w:t>
                            </w:r>
                          </w:p>
                          <w:p>
                            <w:pPr>
                              <w:pStyle w:val="FrameContents"/>
                              <w:bidi w:val="0"/>
                              <w:jc w:val="start"/>
                              <w:rPr/>
                            </w:pPr>
                            <w:r>
                              <w:rPr>
                                <w:color w:val="000000"/>
                              </w:rPr>
                              <w:t>Which tactic is related to the following application of malware {</w:t>
                            </w:r>
                            <w:r>
                              <w:rPr>
                                <w:shd w:fill="FF8000" w:val="clear"/>
                              </w:rPr>
                              <w:t>m:</w:t>
                            </w:r>
                            <w:r>
                              <w:rPr>
                                <w:shd w:fill="FFF5CE" w:val="clear"/>
                              </w:rPr>
                              <w:t>malware.name</w:t>
                            </w:r>
                            <w:r>
                              <w:rPr>
                                <w:color w:val="000000"/>
                              </w:rPr>
                              <w:t>}: {</w:t>
                            </w:r>
                            <w:r>
                              <w:rPr>
                                <w:shd w:fill="FFF5CE" w:val="clear"/>
                              </w:rPr>
                              <w:t>m.usage</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w:t>
                            </w:r>
                            <w:r>
                              <w:rPr>
                                <w:shd w:fill="FFF5CE" w:val="clear"/>
                              </w:rPr>
                              <w:t>m.description</w:t>
                            </w:r>
                            <w:r>
                              <w:rPr>
                                <w:color w:val="000000"/>
                              </w:rPr>
                              <w:t>}</w:t>
                            </w:r>
                          </w:p>
                          <w:p>
                            <w:pPr>
                              <w:pStyle w:val="FrameContents"/>
                              <w:bidi w:val="0"/>
                              <w:jc w:val="start"/>
                              <w:rPr>
                                <w:color w:val="000000"/>
                              </w:rPr>
                            </w:pPr>
                            <w:r>
                              <w:rPr>
                                <w:color w:val="000000"/>
                              </w:rPr>
                            </w:r>
                          </w:p>
                          <w:p>
                            <w:pPr>
                              <w:pStyle w:val="FrameContents"/>
                              <w:bidi w:val="0"/>
                              <w:jc w:val="start"/>
                              <w:rPr/>
                            </w:pPr>
                            <w:r>
                              <w:rPr>
                                <w:color w:val="000000"/>
                              </w:rPr>
                              <w:t>{</w:t>
                            </w:r>
                            <w:r>
                              <w:rPr>
                                <w:shd w:fill="FFF5CE" w:val="clear"/>
                              </w:rPr>
                              <w:t>m.name</w:t>
                            </w:r>
                            <w:r>
                              <w:rPr>
                                <w:color w:val="000000"/>
                              </w:rPr>
                              <w:t>} is identified by MITRE ID {</w:t>
                            </w:r>
                            <w:r>
                              <w:rPr>
                                <w:shd w:fill="FFF5CE" w:val="clear"/>
                              </w:rPr>
                              <w:t>m.id</w:t>
                            </w:r>
                            <w:r>
                              <w:rPr>
                                <w:color w:val="000000"/>
                              </w:rPr>
                              <w:t>}.</w:t>
                            </w:r>
                          </w:p>
                          <w:p>
                            <w:pPr>
                              <w:pStyle w:val="FrameContents"/>
                              <w:bidi w:val="0"/>
                              <w:jc w:val="start"/>
                              <w:rPr>
                                <w:color w:val="000000"/>
                              </w:rPr>
                            </w:pPr>
                            <w:r>
                              <w:rPr>
                                <w:color w:val="000000"/>
                              </w:rPr>
                            </w:r>
                          </w:p>
                          <w:p>
                            <w:pPr>
                              <w:pStyle w:val="FrameContents"/>
                              <w:bidi w:val="0"/>
                              <w:jc w:val="start"/>
                              <w:rPr/>
                            </w:pPr>
                            <w:r>
                              <w:rPr>
                                <w:color w:val="000000"/>
                              </w:rPr>
                              <w:t>The provided usage of {</w:t>
                            </w:r>
                            <w:r>
                              <w:rPr>
                                <w:shd w:fill="FFF5CE" w:val="clear"/>
                              </w:rPr>
                              <w:t>m.name</w:t>
                            </w:r>
                            <w:r>
                              <w:rPr>
                                <w:color w:val="000000"/>
                              </w:rPr>
                              <w:t>} ({</w:t>
                            </w:r>
                            <w:r>
                              <w:rPr>
                                <w:shd w:fill="FFF5CE" w:val="clear"/>
                              </w:rPr>
                              <w:t>m.id</w:t>
                            </w:r>
                            <w:r>
                              <w:rPr>
                                <w:color w:val="000000"/>
                              </w:rPr>
                              <w:t>}) pertains to the MITRE sub-technique {</w:t>
                            </w:r>
                            <w:r>
                              <w:rPr>
                                <w:shd w:fill="FF8000" w:val="clear"/>
                              </w:rPr>
                              <w:t>t:</w:t>
                            </w:r>
                            <w:r>
                              <w:rPr>
                                <w:shd w:fill="FFF5CE" w:val="clear"/>
                              </w:rPr>
                              <w:t>technique.sub.name</w:t>
                            </w:r>
                            <w:r>
                              <w:rPr>
                                <w:color w:val="000000"/>
                              </w:rPr>
                              <w:t>} ({</w:t>
                            </w:r>
                            <w:r>
                              <w:rPr>
                                <w:shd w:fill="FFF5CE" w:val="clear"/>
                              </w:rPr>
                              <w:t>t.sub.id</w:t>
                            </w:r>
                            <w:r>
                              <w:rPr>
                                <w:color w:val="000000"/>
                              </w:rPr>
                              <w:t>}). This is since the given sub-technique {</w:t>
                            </w:r>
                            <w:r>
                              <w:rPr>
                                <w:shd w:fill="FF8000" w:val="clear"/>
                              </w:rPr>
                              <w:t>st:</w:t>
                            </w:r>
                            <w:r>
                              <w:rPr>
                                <w:shd w:fill="FFF5CE" w:val="clear"/>
                              </w:rPr>
                              <w:t>t.sub-technique.description</w:t>
                            </w:r>
                            <w:r>
                              <w:rPr>
                                <w:color w:val="000000"/>
                              </w:rPr>
                              <w:t>}.</w:t>
                            </w:r>
                          </w:p>
                          <w:p>
                            <w:pPr>
                              <w:pStyle w:val="FrameContents"/>
                              <w:bidi w:val="0"/>
                              <w:jc w:val="start"/>
                              <w:rPr>
                                <w:color w:val="000000"/>
                              </w:rPr>
                            </w:pPr>
                            <w:r>
                              <w:rPr>
                                <w:color w:val="000000"/>
                              </w:rPr>
                            </w:r>
                          </w:p>
                          <w:p>
                            <w:pPr>
                              <w:pStyle w:val="FrameContents"/>
                              <w:bidi w:val="0"/>
                              <w:jc w:val="start"/>
                              <w:rPr/>
                            </w:pPr>
                            <w:r>
                              <w:rPr>
                                <w:color w:val="000000"/>
                              </w:rPr>
                              <w:t>Sub-technique {</w:t>
                            </w:r>
                            <w:r>
                              <w:rPr>
                                <w:shd w:fill="FFF5CE" w:val="clear"/>
                              </w:rPr>
                              <w:t>st.name</w:t>
                            </w:r>
                            <w:r>
                              <w:rPr>
                                <w:color w:val="000000"/>
                              </w:rPr>
                              <w:t>} ({</w:t>
                            </w:r>
                            <w:r>
                              <w:rPr>
                                <w:shd w:fill="FFF5CE" w:val="clear"/>
                              </w:rPr>
                              <w:t>st.id</w:t>
                            </w:r>
                            <w:r>
                              <w:rPr>
                                <w:color w:val="000000"/>
                              </w:rPr>
                              <w:t>}) is a type of tactic {</w:t>
                            </w:r>
                            <w:r>
                              <w:rPr>
                                <w:shd w:fill="FFF5CE" w:val="clear"/>
                              </w:rPr>
                              <w:t>tactic.name</w:t>
                            </w:r>
                            <w:r>
                              <w:rPr>
                                <w:color w:val="000000"/>
                              </w:rPr>
                              <w:t>}({</w:t>
                            </w:r>
                            <w:r>
                              <w:rPr>
                                <w:shd w:fill="FFF5CE" w:val="clear"/>
                              </w:rPr>
                              <w:t>tactic.id</w:t>
                            </w:r>
                            <w:r>
                              <w:rPr>
                                <w:color w:val="000000"/>
                              </w:rPr>
                              <w:t xml:space="preserve">}). </w:t>
                            </w:r>
                          </w:p>
                          <w:p>
                            <w:pPr>
                              <w:pStyle w:val="FrameContents"/>
                              <w:bidi w:val="0"/>
                              <w:jc w:val="start"/>
                              <w:rPr/>
                            </w:pPr>
                            <w:r>
                              <w:rPr>
                                <w:color w:val="000000"/>
                              </w:rPr>
                              <w:t>Therefore, the answer is: tactic {</w:t>
                            </w:r>
                            <w:r>
                              <w:rPr>
                                <w:shd w:fill="FFF5CE" w:val="clear"/>
                              </w:rPr>
                              <w:t>tactic.name</w:t>
                            </w:r>
                            <w:r>
                              <w:rPr>
                                <w:color w:val="000000"/>
                              </w:rPr>
                              <w:t>} ({</w:t>
                            </w:r>
                            <w:r>
                              <w:rPr>
                                <w:shd w:fill="FFF5CE" w:val="clear"/>
                              </w:rPr>
                              <w:t>tactic.id</w:t>
                            </w:r>
                            <w:r>
                              <w:rPr>
                                <w:color w:val="000000"/>
                              </w:rPr>
                              <w:t>}).</w:t>
                            </w:r>
                          </w:p>
                        </w:txbxContent>
                      </wps:txbx>
                      <wps:bodyPr lIns="54000" rIns="54000" tIns="54000" bIns="54000" anchor="t">
                        <a:noAutofit/>
                      </wps:bodyPr>
                    </wps:wsp>
                  </a:graphicData>
                </a:graphic>
              </wp:anchor>
            </w:drawing>
          </mc:Choice>
          <mc:Fallback>
            <w:pict>
              <v:rect id="shape_0" ID="Frame3" path="m0,0l-2147483645,0l-2147483645,-2147483646l0,-2147483646xe" fillcolor="white" stroked="t" o:allowincell="f" style="position:absolute;margin-left:47.45pt;margin-top:0.7pt;width:453.1pt;height:243.15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 xml:space="preserve">: </w:t>
                      </w:r>
                    </w:p>
                    <w:p>
                      <w:pPr>
                        <w:pStyle w:val="FrameContents"/>
                        <w:bidi w:val="0"/>
                        <w:jc w:val="start"/>
                        <w:rPr/>
                      </w:pPr>
                      <w:r>
                        <w:rPr>
                          <w:color w:val="000000"/>
                        </w:rPr>
                        <w:t>Which tactic is related to the following application of malware {</w:t>
                      </w:r>
                      <w:r>
                        <w:rPr>
                          <w:shd w:fill="FF8000" w:val="clear"/>
                        </w:rPr>
                        <w:t>m:</w:t>
                      </w:r>
                      <w:r>
                        <w:rPr>
                          <w:shd w:fill="FFF5CE" w:val="clear"/>
                        </w:rPr>
                        <w:t>malware.name</w:t>
                      </w:r>
                      <w:r>
                        <w:rPr>
                          <w:color w:val="000000"/>
                        </w:rPr>
                        <w:t>}: {</w:t>
                      </w:r>
                      <w:r>
                        <w:rPr>
                          <w:shd w:fill="FFF5CE" w:val="clear"/>
                        </w:rPr>
                        <w:t>m.usage</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w:t>
                      </w:r>
                      <w:r>
                        <w:rPr>
                          <w:shd w:fill="FFF5CE" w:val="clear"/>
                        </w:rPr>
                        <w:t>m.description</w:t>
                      </w:r>
                      <w:r>
                        <w:rPr>
                          <w:color w:val="000000"/>
                        </w:rPr>
                        <w:t>}</w:t>
                      </w:r>
                    </w:p>
                    <w:p>
                      <w:pPr>
                        <w:pStyle w:val="FrameContents"/>
                        <w:bidi w:val="0"/>
                        <w:jc w:val="start"/>
                        <w:rPr>
                          <w:color w:val="000000"/>
                        </w:rPr>
                      </w:pPr>
                      <w:r>
                        <w:rPr>
                          <w:color w:val="000000"/>
                        </w:rPr>
                      </w:r>
                    </w:p>
                    <w:p>
                      <w:pPr>
                        <w:pStyle w:val="FrameContents"/>
                        <w:bidi w:val="0"/>
                        <w:jc w:val="start"/>
                        <w:rPr/>
                      </w:pPr>
                      <w:r>
                        <w:rPr>
                          <w:color w:val="000000"/>
                        </w:rPr>
                        <w:t>{</w:t>
                      </w:r>
                      <w:r>
                        <w:rPr>
                          <w:shd w:fill="FFF5CE" w:val="clear"/>
                        </w:rPr>
                        <w:t>m.name</w:t>
                      </w:r>
                      <w:r>
                        <w:rPr>
                          <w:color w:val="000000"/>
                        </w:rPr>
                        <w:t>} is identified by MITRE ID {</w:t>
                      </w:r>
                      <w:r>
                        <w:rPr>
                          <w:shd w:fill="FFF5CE" w:val="clear"/>
                        </w:rPr>
                        <w:t>m.id</w:t>
                      </w:r>
                      <w:r>
                        <w:rPr>
                          <w:color w:val="000000"/>
                        </w:rPr>
                        <w:t>}.</w:t>
                      </w:r>
                    </w:p>
                    <w:p>
                      <w:pPr>
                        <w:pStyle w:val="FrameContents"/>
                        <w:bidi w:val="0"/>
                        <w:jc w:val="start"/>
                        <w:rPr>
                          <w:color w:val="000000"/>
                        </w:rPr>
                      </w:pPr>
                      <w:r>
                        <w:rPr>
                          <w:color w:val="000000"/>
                        </w:rPr>
                      </w:r>
                    </w:p>
                    <w:p>
                      <w:pPr>
                        <w:pStyle w:val="FrameContents"/>
                        <w:bidi w:val="0"/>
                        <w:jc w:val="start"/>
                        <w:rPr/>
                      </w:pPr>
                      <w:r>
                        <w:rPr>
                          <w:color w:val="000000"/>
                        </w:rPr>
                        <w:t>The provided usage of {</w:t>
                      </w:r>
                      <w:r>
                        <w:rPr>
                          <w:shd w:fill="FFF5CE" w:val="clear"/>
                        </w:rPr>
                        <w:t>m.name</w:t>
                      </w:r>
                      <w:r>
                        <w:rPr>
                          <w:color w:val="000000"/>
                        </w:rPr>
                        <w:t>} ({</w:t>
                      </w:r>
                      <w:r>
                        <w:rPr>
                          <w:shd w:fill="FFF5CE" w:val="clear"/>
                        </w:rPr>
                        <w:t>m.id</w:t>
                      </w:r>
                      <w:r>
                        <w:rPr>
                          <w:color w:val="000000"/>
                        </w:rPr>
                        <w:t>}) pertains to the MITRE sub-technique {</w:t>
                      </w:r>
                      <w:r>
                        <w:rPr>
                          <w:shd w:fill="FF8000" w:val="clear"/>
                        </w:rPr>
                        <w:t>t:</w:t>
                      </w:r>
                      <w:r>
                        <w:rPr>
                          <w:shd w:fill="FFF5CE" w:val="clear"/>
                        </w:rPr>
                        <w:t>technique.sub.name</w:t>
                      </w:r>
                      <w:r>
                        <w:rPr>
                          <w:color w:val="000000"/>
                        </w:rPr>
                        <w:t>} ({</w:t>
                      </w:r>
                      <w:r>
                        <w:rPr>
                          <w:shd w:fill="FFF5CE" w:val="clear"/>
                        </w:rPr>
                        <w:t>t.sub.id</w:t>
                      </w:r>
                      <w:r>
                        <w:rPr>
                          <w:color w:val="000000"/>
                        </w:rPr>
                        <w:t>}). This is since the given sub-technique {</w:t>
                      </w:r>
                      <w:r>
                        <w:rPr>
                          <w:shd w:fill="FF8000" w:val="clear"/>
                        </w:rPr>
                        <w:t>st:</w:t>
                      </w:r>
                      <w:r>
                        <w:rPr>
                          <w:shd w:fill="FFF5CE" w:val="clear"/>
                        </w:rPr>
                        <w:t>t.sub-technique.description</w:t>
                      </w:r>
                      <w:r>
                        <w:rPr>
                          <w:color w:val="000000"/>
                        </w:rPr>
                        <w:t>}.</w:t>
                      </w:r>
                    </w:p>
                    <w:p>
                      <w:pPr>
                        <w:pStyle w:val="FrameContents"/>
                        <w:bidi w:val="0"/>
                        <w:jc w:val="start"/>
                        <w:rPr>
                          <w:color w:val="000000"/>
                        </w:rPr>
                      </w:pPr>
                      <w:r>
                        <w:rPr>
                          <w:color w:val="000000"/>
                        </w:rPr>
                      </w:r>
                    </w:p>
                    <w:p>
                      <w:pPr>
                        <w:pStyle w:val="FrameContents"/>
                        <w:bidi w:val="0"/>
                        <w:jc w:val="start"/>
                        <w:rPr/>
                      </w:pPr>
                      <w:r>
                        <w:rPr>
                          <w:color w:val="000000"/>
                        </w:rPr>
                        <w:t>Sub-technique {</w:t>
                      </w:r>
                      <w:r>
                        <w:rPr>
                          <w:shd w:fill="FFF5CE" w:val="clear"/>
                        </w:rPr>
                        <w:t>st.name</w:t>
                      </w:r>
                      <w:r>
                        <w:rPr>
                          <w:color w:val="000000"/>
                        </w:rPr>
                        <w:t>} ({</w:t>
                      </w:r>
                      <w:r>
                        <w:rPr>
                          <w:shd w:fill="FFF5CE" w:val="clear"/>
                        </w:rPr>
                        <w:t>st.id</w:t>
                      </w:r>
                      <w:r>
                        <w:rPr>
                          <w:color w:val="000000"/>
                        </w:rPr>
                        <w:t>}) is a type of tactic {</w:t>
                      </w:r>
                      <w:r>
                        <w:rPr>
                          <w:shd w:fill="FFF5CE" w:val="clear"/>
                        </w:rPr>
                        <w:t>tactic.name</w:t>
                      </w:r>
                      <w:r>
                        <w:rPr>
                          <w:color w:val="000000"/>
                        </w:rPr>
                        <w:t>}({</w:t>
                      </w:r>
                      <w:r>
                        <w:rPr>
                          <w:shd w:fill="FFF5CE" w:val="clear"/>
                        </w:rPr>
                        <w:t>tactic.id</w:t>
                      </w:r>
                      <w:r>
                        <w:rPr>
                          <w:color w:val="000000"/>
                        </w:rPr>
                        <w:t xml:space="preserve">}). </w:t>
                      </w:r>
                    </w:p>
                    <w:p>
                      <w:pPr>
                        <w:pStyle w:val="FrameContents"/>
                        <w:bidi w:val="0"/>
                        <w:jc w:val="start"/>
                        <w:rPr/>
                      </w:pPr>
                      <w:r>
                        <w:rPr>
                          <w:color w:val="000000"/>
                        </w:rPr>
                        <w:t>Therefore, the answer is: tactic {</w:t>
                      </w:r>
                      <w:r>
                        <w:rPr>
                          <w:shd w:fill="FFF5CE" w:val="clear"/>
                        </w:rPr>
                        <w:t>tactic.name</w:t>
                      </w:r>
                      <w:r>
                        <w:rPr>
                          <w:color w:val="000000"/>
                        </w:rPr>
                        <w:t>} ({</w:t>
                      </w:r>
                      <w:r>
                        <w:rPr>
                          <w:shd w:fill="FFF5CE" w:val="clear"/>
                        </w:rPr>
                        <w:t>tactic.id</w:t>
                      </w:r>
                      <w:r>
                        <w:rPr>
                          <w:color w:val="000000"/>
                        </w:rPr>
                        <w:t>}).</w:t>
                      </w:r>
                    </w:p>
                  </w:txbxContent>
                </v:textbox>
                <w10:wrap type="topAndBottom"/>
              </v:rect>
            </w:pict>
          </mc:Fallback>
        </mc:AlternateContent>
      </w:r>
      <w:r>
        <w:rPr>
          <w:i w:val="false"/>
          <w:iCs w:val="false"/>
          <w:lang w:val="en-US"/>
        </w:rPr>
        <w:t>A negative example template. The constraint is placed in an invisible section.</w:t>
      </w:r>
    </w:p>
    <w:p>
      <w:pPr>
        <w:pStyle w:val="Normal"/>
        <w:numPr>
          <w:ilvl w:val="0"/>
          <w:numId w:val="0"/>
        </w:numPr>
        <w:bidi w:val="0"/>
        <w:spacing w:before="0" w:after="120"/>
        <w:ind w:hanging="0" w:start="1080"/>
        <w:jc w:val="start"/>
        <w:rPr>
          <w:lang w:val="en-US"/>
        </w:rPr>
      </w:pPr>
      <w:r>
        <w:rPr>
          <w:lang w:val="en-US"/>
        </w:rPr>
        <mc:AlternateContent>
          <mc:Choice Requires="wps">
            <w:drawing>
              <wp:anchor behindDoc="0" distT="71120" distB="73025" distL="71120" distR="72390" simplePos="0" locked="0" layoutInCell="0" allowOverlap="1" relativeHeight="24">
                <wp:simplePos x="0" y="0"/>
                <wp:positionH relativeFrom="column">
                  <wp:posOffset>602615</wp:posOffset>
                </wp:positionH>
                <wp:positionV relativeFrom="paragraph">
                  <wp:posOffset>8890</wp:posOffset>
                </wp:positionV>
                <wp:extent cx="5755005" cy="2082165"/>
                <wp:effectExtent l="1270" t="1270" r="0" b="0"/>
                <wp:wrapTopAndBottom/>
                <wp:docPr id="11" name="Frame12"/>
                <a:graphic xmlns:a="http://schemas.openxmlformats.org/drawingml/2006/main">
                  <a:graphicData uri="http://schemas.microsoft.com/office/word/2010/wordprocessingShape">
                    <wps:wsp>
                      <wps:cNvSpPr/>
                      <wps:spPr>
                        <a:xfrm>
                          <a:off x="0" y="0"/>
                          <a:ext cx="5754960" cy="20822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color w:val="000000"/>
                              </w:rPr>
                              <w:t>&lt;*  {</w:t>
                            </w:r>
                            <w:r>
                              <w:rPr>
                                <w:shd w:fill="FF8000" w:val="clear"/>
                              </w:rPr>
                              <w:t>m:</w:t>
                            </w:r>
                            <w:r>
                              <w:rPr>
                                <w:shd w:fill="F6F9D4" w:val="clear"/>
                              </w:rPr>
                              <w:t>malware</w:t>
                            </w:r>
                            <w:r>
                              <w:rPr>
                                <w:color w:val="000000"/>
                              </w:rPr>
                              <w:t>} {</w:t>
                            </w:r>
                            <w:r>
                              <w:rPr>
                                <w:shd w:fill="FF8000" w:val="clear"/>
                              </w:rPr>
                              <w:t>t:</w:t>
                            </w:r>
                            <w:r>
                              <w:rPr>
                                <w:shd w:fill="F6F9D4" w:val="clear"/>
                              </w:rPr>
                              <w:t>m.uses</w:t>
                            </w:r>
                            <w:r>
                              <w:rPr>
                                <w:color w:val="000000"/>
                              </w:rPr>
                              <w:t>} {</w:t>
                            </w:r>
                            <w:r>
                              <w:rPr>
                                <w:shd w:fill="FF8000" w:val="clear"/>
                              </w:rPr>
                              <w:t>dc:</w:t>
                            </w:r>
                            <w:r>
                              <w:rPr>
                                <w:shd w:fill="F6F9D4" w:val="clear"/>
                              </w:rPr>
                              <w:t>x-mitre-data-component</w:t>
                            </w:r>
                            <w:r>
                              <w:rPr>
                                <w:color w:val="000000"/>
                              </w:rPr>
                              <w:t>} {</w:t>
                            </w:r>
                            <w:r>
                              <w:rPr>
                                <w:shd w:fill="F6F9D4" w:val="clear"/>
                              </w:rPr>
                              <w:t>t.detected_by[</w:t>
                            </w:r>
                            <w:r>
                              <w:rPr>
                                <w:shd w:fill="BF819E" w:val="clear"/>
                              </w:rPr>
                              <w:t>* != dc</w:t>
                            </w:r>
                            <w:r>
                              <w:rPr>
                                <w:shd w:fill="F6F9D4" w:val="clear"/>
                              </w:rPr>
                              <w:t>]</w:t>
                            </w:r>
                            <w:r>
                              <w:rPr>
                                <w:color w:val="000000"/>
                              </w:rPr>
                              <w:t xml:space="preserve">} *&gt; </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 xml:space="preserve">: </w:t>
                            </w:r>
                          </w:p>
                          <w:p>
                            <w:pPr>
                              <w:pStyle w:val="FrameContents"/>
                              <w:bidi w:val="0"/>
                              <w:jc w:val="start"/>
                              <w:rPr/>
                            </w:pPr>
                            <w:r>
                              <w:rPr>
                                <w:color w:val="000000"/>
                              </w:rPr>
                              <w:t>Does malware {</w:t>
                            </w:r>
                            <w:r>
                              <w:rPr>
                                <w:shd w:fill="F6F9D4" w:val="clear"/>
                              </w:rPr>
                              <w:t>m.name</w:t>
                            </w:r>
                            <w:r>
                              <w:rPr>
                                <w:color w:val="000000"/>
                              </w:rPr>
                              <w:t>} use a technique that is detected using {</w:t>
                            </w:r>
                            <w:r>
                              <w:rPr>
                                <w:shd w:fill="F6F9D4" w:val="clear"/>
                              </w:rPr>
                              <w:t>dc.name</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No. {</w:t>
                            </w:r>
                            <w:r>
                              <w:rPr>
                                <w:shd w:fill="F6F9D4" w:val="clear"/>
                              </w:rPr>
                              <w:t>m.name</w:t>
                            </w:r>
                            <w:r>
                              <w:rPr>
                                <w:color w:val="000000"/>
                              </w:rPr>
                              <w:t>} uses these techniques:</w:t>
                            </w:r>
                          </w:p>
                          <w:p>
                            <w:pPr>
                              <w:pStyle w:val="FrameContents"/>
                              <w:bidi w:val="0"/>
                              <w:jc w:val="start"/>
                              <w:rPr/>
                            </w:pPr>
                            <w:r>
                              <w:rPr>
                                <w:color w:val="000000"/>
                              </w:rPr>
                              <w:t>[{</w:t>
                            </w:r>
                            <w:r>
                              <w:rPr>
                                <w:shd w:fill="F6F9D4" w:val="clear"/>
                              </w:rPr>
                              <w:t>t:m.uses.name</w:t>
                            </w:r>
                            <w:r>
                              <w:rPr>
                                <w:color w:val="000000"/>
                              </w:rPr>
                              <w:t>}, ]</w:t>
                            </w:r>
                          </w:p>
                          <w:p>
                            <w:pPr>
                              <w:pStyle w:val="FrameContents"/>
                              <w:bidi w:val="0"/>
                              <w:jc w:val="start"/>
                              <w:rPr/>
                            </w:pPr>
                            <w:r>
                              <w:rPr>
                                <w:color w:val="000000"/>
                              </w:rPr>
                              <w:t>None of these techniques are detected by {</w:t>
                            </w:r>
                            <w:r>
                              <w:rPr>
                                <w:shd w:fill="F6F9D4" w:val="clear"/>
                              </w:rPr>
                              <w:t>dc.name</w:t>
                            </w:r>
                            <w:r>
                              <w:rPr>
                                <w:color w:val="000000"/>
                              </w:rPr>
                              <w:t>}.</w:t>
                            </w:r>
                          </w:p>
                        </w:txbxContent>
                      </wps:txbx>
                      <wps:bodyPr lIns="54000" rIns="54000" tIns="54000" bIns="54000" anchor="t">
                        <a:noAutofit/>
                      </wps:bodyPr>
                    </wps:wsp>
                  </a:graphicData>
                </a:graphic>
              </wp:anchor>
            </w:drawing>
          </mc:Choice>
          <mc:Fallback>
            <w:pict>
              <v:rect id="shape_0" ID="Frame12" path="m0,0l-2147483645,0l-2147483645,-2147483646l0,-2147483646xe" fillcolor="white" stroked="t" o:allowincell="f" style="position:absolute;margin-left:47.45pt;margin-top:0.7pt;width:453.1pt;height:163.9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color w:val="000000"/>
                        </w:rPr>
                        <w:t>&lt;*  {</w:t>
                      </w:r>
                      <w:r>
                        <w:rPr>
                          <w:shd w:fill="FF8000" w:val="clear"/>
                        </w:rPr>
                        <w:t>m:</w:t>
                      </w:r>
                      <w:r>
                        <w:rPr>
                          <w:shd w:fill="F6F9D4" w:val="clear"/>
                        </w:rPr>
                        <w:t>malware</w:t>
                      </w:r>
                      <w:r>
                        <w:rPr>
                          <w:color w:val="000000"/>
                        </w:rPr>
                        <w:t>} {</w:t>
                      </w:r>
                      <w:r>
                        <w:rPr>
                          <w:shd w:fill="FF8000" w:val="clear"/>
                        </w:rPr>
                        <w:t>t:</w:t>
                      </w:r>
                      <w:r>
                        <w:rPr>
                          <w:shd w:fill="F6F9D4" w:val="clear"/>
                        </w:rPr>
                        <w:t>m.uses</w:t>
                      </w:r>
                      <w:r>
                        <w:rPr>
                          <w:color w:val="000000"/>
                        </w:rPr>
                        <w:t>} {</w:t>
                      </w:r>
                      <w:r>
                        <w:rPr>
                          <w:shd w:fill="FF8000" w:val="clear"/>
                        </w:rPr>
                        <w:t>dc:</w:t>
                      </w:r>
                      <w:r>
                        <w:rPr>
                          <w:shd w:fill="F6F9D4" w:val="clear"/>
                        </w:rPr>
                        <w:t>x-mitre-data-component</w:t>
                      </w:r>
                      <w:r>
                        <w:rPr>
                          <w:color w:val="000000"/>
                        </w:rPr>
                        <w:t>} {</w:t>
                      </w:r>
                      <w:r>
                        <w:rPr>
                          <w:shd w:fill="F6F9D4" w:val="clear"/>
                        </w:rPr>
                        <w:t>t.detected_by[</w:t>
                      </w:r>
                      <w:r>
                        <w:rPr>
                          <w:shd w:fill="BF819E" w:val="clear"/>
                        </w:rPr>
                        <w:t>* != dc</w:t>
                      </w:r>
                      <w:r>
                        <w:rPr>
                          <w:shd w:fill="F6F9D4" w:val="clear"/>
                        </w:rPr>
                        <w:t>]</w:t>
                      </w:r>
                      <w:r>
                        <w:rPr>
                          <w:color w:val="000000"/>
                        </w:rPr>
                        <w:t xml:space="preserve">} *&gt; </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 xml:space="preserve">: </w:t>
                      </w:r>
                    </w:p>
                    <w:p>
                      <w:pPr>
                        <w:pStyle w:val="FrameContents"/>
                        <w:bidi w:val="0"/>
                        <w:jc w:val="start"/>
                        <w:rPr/>
                      </w:pPr>
                      <w:r>
                        <w:rPr>
                          <w:color w:val="000000"/>
                        </w:rPr>
                        <w:t>Does malware {</w:t>
                      </w:r>
                      <w:r>
                        <w:rPr>
                          <w:shd w:fill="F6F9D4" w:val="clear"/>
                        </w:rPr>
                        <w:t>m.name</w:t>
                      </w:r>
                      <w:r>
                        <w:rPr>
                          <w:color w:val="000000"/>
                        </w:rPr>
                        <w:t>} use a technique that is detected using {</w:t>
                      </w:r>
                      <w:r>
                        <w:rPr>
                          <w:shd w:fill="F6F9D4" w:val="clear"/>
                        </w:rPr>
                        <w:t>dc.name</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No. {</w:t>
                      </w:r>
                      <w:r>
                        <w:rPr>
                          <w:shd w:fill="F6F9D4" w:val="clear"/>
                        </w:rPr>
                        <w:t>m.name</w:t>
                      </w:r>
                      <w:r>
                        <w:rPr>
                          <w:color w:val="000000"/>
                        </w:rPr>
                        <w:t>} uses these techniques:</w:t>
                      </w:r>
                    </w:p>
                    <w:p>
                      <w:pPr>
                        <w:pStyle w:val="FrameContents"/>
                        <w:bidi w:val="0"/>
                        <w:jc w:val="start"/>
                        <w:rPr/>
                      </w:pPr>
                      <w:r>
                        <w:rPr>
                          <w:color w:val="000000"/>
                        </w:rPr>
                        <w:t>[{</w:t>
                      </w:r>
                      <w:r>
                        <w:rPr>
                          <w:shd w:fill="F6F9D4" w:val="clear"/>
                        </w:rPr>
                        <w:t>t:m.uses.name</w:t>
                      </w:r>
                      <w:r>
                        <w:rPr>
                          <w:color w:val="000000"/>
                        </w:rPr>
                        <w:t>}, ]</w:t>
                      </w:r>
                    </w:p>
                    <w:p>
                      <w:pPr>
                        <w:pStyle w:val="FrameContents"/>
                        <w:bidi w:val="0"/>
                        <w:jc w:val="start"/>
                        <w:rPr/>
                      </w:pPr>
                      <w:r>
                        <w:rPr>
                          <w:color w:val="000000"/>
                        </w:rPr>
                        <w:t>None of these techniques are detected by {</w:t>
                      </w:r>
                      <w:r>
                        <w:rPr>
                          <w:shd w:fill="F6F9D4" w:val="clear"/>
                        </w:rPr>
                        <w:t>dc.name</w:t>
                      </w:r>
                      <w:r>
                        <w:rPr>
                          <w:color w:val="000000"/>
                        </w:rPr>
                        <w:t>}.</w:t>
                      </w:r>
                    </w:p>
                  </w:txbxContent>
                </v:textbox>
                <w10:wrap type="topAndBottom"/>
              </v:rect>
            </w:pict>
          </mc:Fallback>
        </mc:AlternateContent>
      </w:r>
    </w:p>
    <w:p>
      <w:pPr>
        <w:pStyle w:val="Normal"/>
        <w:numPr>
          <w:ilvl w:val="1"/>
          <w:numId w:val="224"/>
        </w:numPr>
        <w:bidi w:val="0"/>
        <w:spacing w:before="0" w:after="120"/>
        <w:jc w:val="start"/>
        <w:rPr>
          <w:lang w:val="en-US"/>
        </w:rPr>
      </w:pPr>
      <w:r>
        <w:rPr>
          <w:i w:val="false"/>
          <w:iCs w:val="false"/>
          <w:lang w:val="en-US"/>
        </w:rPr>
        <w:t xml:space="preserve">A negative example. </w:t>
      </w:r>
    </w:p>
    <w:p>
      <w:pPr>
        <w:pStyle w:val="Normal"/>
        <w:bidi w:val="0"/>
        <w:spacing w:before="0" w:after="120"/>
        <w:jc w:val="start"/>
        <w:rPr>
          <w:lang w:val="en-US"/>
        </w:rPr>
      </w:pPr>
      <w:r>
        <w:rPr>
          <w:lang w:val="en-US"/>
        </w:rPr>
      </w:r>
    </w:p>
    <w:p>
      <w:pPr>
        <w:pStyle w:val="Normal"/>
        <w:bidi w:val="0"/>
        <w:spacing w:before="0" w:after="120"/>
        <w:jc w:val="start"/>
        <w:rPr>
          <w:lang w:val="en-US"/>
        </w:rPr>
      </w:pPr>
      <w:r>
        <w:rPr>
          <w:lang w:val="en-US"/>
        </w:rPr>
      </w:r>
    </w:p>
    <w:p>
      <w:pPr>
        <w:pStyle w:val="Normal"/>
        <w:bidi w:val="0"/>
        <w:spacing w:before="0" w:after="120"/>
        <w:jc w:val="start"/>
        <w:rPr>
          <w:lang w:val="en-US"/>
        </w:rPr>
      </w:pPr>
      <w:r>
        <w:rPr>
          <w:lang w:val="en-US"/>
        </w:rPr>
        <mc:AlternateContent>
          <mc:Choice Requires="wps">
            <w:drawing>
              <wp:anchor behindDoc="0" distT="71755" distB="71755" distL="71120" distR="72390" simplePos="0" locked="0" layoutInCell="0" allowOverlap="1" relativeHeight="26">
                <wp:simplePos x="0" y="0"/>
                <wp:positionH relativeFrom="column">
                  <wp:posOffset>602615</wp:posOffset>
                </wp:positionH>
                <wp:positionV relativeFrom="paragraph">
                  <wp:posOffset>8890</wp:posOffset>
                </wp:positionV>
                <wp:extent cx="5755005" cy="1861820"/>
                <wp:effectExtent l="1270" t="635" r="0" b="635"/>
                <wp:wrapTopAndBottom/>
                <wp:docPr id="12" name="Frame13"/>
                <a:graphic xmlns:a="http://schemas.openxmlformats.org/drawingml/2006/main">
                  <a:graphicData uri="http://schemas.microsoft.com/office/word/2010/wordprocessingShape">
                    <wps:wsp>
                      <wps:cNvSpPr/>
                      <wps:spPr>
                        <a:xfrm>
                          <a:off x="0" y="0"/>
                          <a:ext cx="5754960" cy="186192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 xml:space="preserve">: </w:t>
                            </w:r>
                          </w:p>
                          <w:p>
                            <w:pPr>
                              <w:pStyle w:val="FrameContents"/>
                              <w:bidi w:val="0"/>
                              <w:jc w:val="start"/>
                              <w:rPr/>
                            </w:pPr>
                            <w:r>
                              <w:rPr>
                                <w:color w:val="000000"/>
                              </w:rPr>
                              <w:t>What are some mitigations that do not address technique {</w:t>
                            </w:r>
                            <w:r>
                              <w:rPr>
                                <w:shd w:fill="FF8000" w:val="clear"/>
                              </w:rPr>
                              <w:t>t:</w:t>
                            </w:r>
                            <w:r>
                              <w:rPr>
                                <w:shd w:fill="F6F9D4" w:val="clear"/>
                              </w:rPr>
                              <w:t>attack-pattern.name</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Here are some mitigations that do not mitigate technique {</w:t>
                            </w:r>
                            <w:r>
                              <w:rPr>
                                <w:shd w:fill="F6F9D4" w:val="clear"/>
                              </w:rPr>
                              <w:t>t.name</w:t>
                            </w:r>
                            <w:r>
                              <w:rPr>
                                <w:color w:val="000000"/>
                              </w:rPr>
                              <w:t>}:</w:t>
                            </w:r>
                          </w:p>
                          <w:p>
                            <w:pPr>
                              <w:pStyle w:val="FrameContents"/>
                              <w:bidi w:val="0"/>
                              <w:jc w:val="start"/>
                              <w:rPr/>
                            </w:pPr>
                            <w:r>
                              <w:rPr>
                                <w:color w:val="000000"/>
                              </w:rPr>
                              <w:t>[{</w:t>
                            </w:r>
                            <w:r>
                              <w:rPr>
                                <w:shd w:fill="F6F9D4" w:val="clear"/>
                              </w:rPr>
                              <w:t>m.name</w:t>
                            </w:r>
                            <w:r>
                              <w:rPr>
                                <w:color w:val="000000"/>
                              </w:rPr>
                              <w:t>}, ({</w:t>
                            </w:r>
                            <w:r>
                              <w:rPr>
                                <w:shd w:fill="F6F9D4" w:val="clear"/>
                              </w:rPr>
                              <w:t>m.id</w:t>
                            </w:r>
                            <w:r>
                              <w:rPr>
                                <w:color w:val="000000"/>
                              </w:rPr>
                              <w:t>}) &lt;*  {</w:t>
                            </w:r>
                            <w:r>
                              <w:rPr>
                                <w:shd w:fill="FF8000" w:val="clear"/>
                              </w:rPr>
                              <w:t>m:</w:t>
                            </w:r>
                            <w:r>
                              <w:rPr>
                                <w:shd w:fill="F6F9D4" w:val="clear"/>
                              </w:rPr>
                              <w:t>mitigation</w:t>
                            </w:r>
                            <w:r>
                              <w:rPr>
                                <w:color w:val="000000"/>
                              </w:rPr>
                              <w:t>} {</w:t>
                            </w:r>
                            <w:r>
                              <w:rPr>
                                <w:shd w:fill="F6F9D4" w:val="clear"/>
                              </w:rPr>
                              <w:t>t.mitigated_by[</w:t>
                            </w:r>
                            <w:r>
                              <w:rPr>
                                <w:shd w:fill="BF819E" w:val="clear"/>
                              </w:rPr>
                              <w:t>* != m</w:t>
                            </w:r>
                            <w:r>
                              <w:rPr>
                                <w:shd w:fill="F6F9D4" w:val="clear"/>
                              </w:rPr>
                              <w:t>]</w:t>
                            </w:r>
                            <w:r>
                              <w:rPr>
                                <w:color w:val="000000"/>
                              </w:rPr>
                              <w:t xml:space="preserve">} *&gt; </w:t>
                            </w:r>
                          </w:p>
                          <w:p>
                            <w:pPr>
                              <w:pStyle w:val="FrameContents"/>
                              <w:bidi w:val="0"/>
                              <w:jc w:val="start"/>
                              <w:rPr>
                                <w:color w:val="000000"/>
                              </w:rPr>
                            </w:pPr>
                            <w:r>
                              <w:rPr>
                                <w:color w:val="000000"/>
                              </w:rPr>
                              <w:t>]</w:t>
                            </w:r>
                          </w:p>
                          <w:p>
                            <w:pPr>
                              <w:pStyle w:val="FrameContents"/>
                              <w:bidi w:val="0"/>
                              <w:jc w:val="start"/>
                              <w:rPr>
                                <w:color w:val="000000"/>
                              </w:rPr>
                            </w:pPr>
                            <w:r>
                              <w:rPr>
                                <w:color w:val="000000"/>
                              </w:rPr>
                            </w:r>
                          </w:p>
                        </w:txbxContent>
                      </wps:txbx>
                      <wps:bodyPr lIns="54000" rIns="54000" tIns="54000" bIns="54000" anchor="t">
                        <a:noAutofit/>
                      </wps:bodyPr>
                    </wps:wsp>
                  </a:graphicData>
                </a:graphic>
              </wp:anchor>
            </w:drawing>
          </mc:Choice>
          <mc:Fallback>
            <w:pict>
              <v:rect id="shape_0" ID="Frame13" path="m0,0l-2147483645,0l-2147483645,-2147483646l0,-2147483646xe" fillcolor="white" stroked="t" o:allowincell="f" style="position:absolute;margin-left:47.45pt;margin-top:0.7pt;width:453.1pt;height:146.55pt;mso-wrap-style:square;v-text-anchor:top">
                <v:fill o:detectmouseclick="t" type="solid" color2="black"/>
                <v:stroke color="black" joinstyle="round" endcap="flat"/>
                <v:textbox>
                  <w:txbxContent>
                    <w:p>
                      <w:pPr>
                        <w:pStyle w:val="FrameContents"/>
                        <w:bidi w:val="0"/>
                        <w:jc w:val="start"/>
                        <w:rPr/>
                      </w:pPr>
                      <w:r>
                        <w:rPr>
                          <w:i/>
                          <w:iCs/>
                          <w:color w:val="000000"/>
                        </w:rPr>
                        <w:t>Instruction</w:t>
                      </w:r>
                      <w:r>
                        <w:rPr>
                          <w:color w:val="000000"/>
                        </w:rPr>
                        <w:t>: You are a CTI expert that gives precise and concise answers.</w:t>
                      </w:r>
                    </w:p>
                    <w:p>
                      <w:pPr>
                        <w:pStyle w:val="FrameContents"/>
                        <w:bidi w:val="0"/>
                        <w:jc w:val="start"/>
                        <w:rPr>
                          <w:color w:val="000000"/>
                        </w:rPr>
                      </w:pPr>
                      <w:r>
                        <w:rPr>
                          <w:color w:val="000000"/>
                        </w:rPr>
                      </w:r>
                    </w:p>
                    <w:p>
                      <w:pPr>
                        <w:pStyle w:val="FrameContents"/>
                        <w:bidi w:val="0"/>
                        <w:jc w:val="start"/>
                        <w:rPr/>
                      </w:pPr>
                      <w:r>
                        <w:rPr>
                          <w:i/>
                          <w:iCs/>
                          <w:color w:val="000000"/>
                        </w:rPr>
                        <w:t>Question</w:t>
                      </w:r>
                      <w:r>
                        <w:rPr>
                          <w:color w:val="000000"/>
                        </w:rPr>
                        <w:t xml:space="preserve">: </w:t>
                      </w:r>
                    </w:p>
                    <w:p>
                      <w:pPr>
                        <w:pStyle w:val="FrameContents"/>
                        <w:bidi w:val="0"/>
                        <w:jc w:val="start"/>
                        <w:rPr/>
                      </w:pPr>
                      <w:r>
                        <w:rPr>
                          <w:color w:val="000000"/>
                        </w:rPr>
                        <w:t>What are some mitigations that do not address technique {</w:t>
                      </w:r>
                      <w:r>
                        <w:rPr>
                          <w:shd w:fill="FF8000" w:val="clear"/>
                        </w:rPr>
                        <w:t>t:</w:t>
                      </w:r>
                      <w:r>
                        <w:rPr>
                          <w:shd w:fill="F6F9D4" w:val="clear"/>
                        </w:rPr>
                        <w:t>attack-pattern.name</w:t>
                      </w:r>
                      <w:r>
                        <w:rPr>
                          <w:color w:val="000000"/>
                        </w:rPr>
                        <w:t>}?</w:t>
                      </w:r>
                    </w:p>
                    <w:p>
                      <w:pPr>
                        <w:pStyle w:val="FrameContents"/>
                        <w:bidi w:val="0"/>
                        <w:jc w:val="start"/>
                        <w:rPr>
                          <w:color w:val="000000"/>
                        </w:rPr>
                      </w:pPr>
                      <w:r>
                        <w:rPr>
                          <w:color w:val="000000"/>
                        </w:rPr>
                      </w:r>
                    </w:p>
                    <w:p>
                      <w:pPr>
                        <w:pStyle w:val="FrameContents"/>
                        <w:bidi w:val="0"/>
                        <w:jc w:val="start"/>
                        <w:rPr/>
                      </w:pPr>
                      <w:r>
                        <w:rPr>
                          <w:i/>
                          <w:iCs/>
                          <w:color w:val="000000"/>
                        </w:rPr>
                        <w:t>Answer</w:t>
                      </w:r>
                      <w:r>
                        <w:rPr>
                          <w:color w:val="000000"/>
                        </w:rPr>
                        <w:t xml:space="preserve">: </w:t>
                      </w:r>
                    </w:p>
                    <w:p>
                      <w:pPr>
                        <w:pStyle w:val="FrameContents"/>
                        <w:bidi w:val="0"/>
                        <w:jc w:val="start"/>
                        <w:rPr/>
                      </w:pPr>
                      <w:r>
                        <w:rPr>
                          <w:color w:val="000000"/>
                        </w:rPr>
                        <w:t>Here are some mitigations that do not mitigate technique {</w:t>
                      </w:r>
                      <w:r>
                        <w:rPr>
                          <w:shd w:fill="F6F9D4" w:val="clear"/>
                        </w:rPr>
                        <w:t>t.name</w:t>
                      </w:r>
                      <w:r>
                        <w:rPr>
                          <w:color w:val="000000"/>
                        </w:rPr>
                        <w:t>}:</w:t>
                      </w:r>
                    </w:p>
                    <w:p>
                      <w:pPr>
                        <w:pStyle w:val="FrameContents"/>
                        <w:bidi w:val="0"/>
                        <w:jc w:val="start"/>
                        <w:rPr/>
                      </w:pPr>
                      <w:r>
                        <w:rPr>
                          <w:color w:val="000000"/>
                        </w:rPr>
                        <w:t>[{</w:t>
                      </w:r>
                      <w:r>
                        <w:rPr>
                          <w:shd w:fill="F6F9D4" w:val="clear"/>
                        </w:rPr>
                        <w:t>m.name</w:t>
                      </w:r>
                      <w:r>
                        <w:rPr>
                          <w:color w:val="000000"/>
                        </w:rPr>
                        <w:t>}, ({</w:t>
                      </w:r>
                      <w:r>
                        <w:rPr>
                          <w:shd w:fill="F6F9D4" w:val="clear"/>
                        </w:rPr>
                        <w:t>m.id</w:t>
                      </w:r>
                      <w:r>
                        <w:rPr>
                          <w:color w:val="000000"/>
                        </w:rPr>
                        <w:t>}) &lt;*  {</w:t>
                      </w:r>
                      <w:r>
                        <w:rPr>
                          <w:shd w:fill="FF8000" w:val="clear"/>
                        </w:rPr>
                        <w:t>m:</w:t>
                      </w:r>
                      <w:r>
                        <w:rPr>
                          <w:shd w:fill="F6F9D4" w:val="clear"/>
                        </w:rPr>
                        <w:t>mitigation</w:t>
                      </w:r>
                      <w:r>
                        <w:rPr>
                          <w:color w:val="000000"/>
                        </w:rPr>
                        <w:t>} {</w:t>
                      </w:r>
                      <w:r>
                        <w:rPr>
                          <w:shd w:fill="F6F9D4" w:val="clear"/>
                        </w:rPr>
                        <w:t>t.mitigated_by[</w:t>
                      </w:r>
                      <w:r>
                        <w:rPr>
                          <w:shd w:fill="BF819E" w:val="clear"/>
                        </w:rPr>
                        <w:t>* != m</w:t>
                      </w:r>
                      <w:r>
                        <w:rPr>
                          <w:shd w:fill="F6F9D4" w:val="clear"/>
                        </w:rPr>
                        <w:t>]</w:t>
                      </w:r>
                      <w:r>
                        <w:rPr>
                          <w:color w:val="000000"/>
                        </w:rPr>
                        <w:t xml:space="preserve">} *&gt; </w:t>
                      </w:r>
                    </w:p>
                    <w:p>
                      <w:pPr>
                        <w:pStyle w:val="FrameContents"/>
                        <w:bidi w:val="0"/>
                        <w:jc w:val="start"/>
                        <w:rPr>
                          <w:color w:val="000000"/>
                        </w:rPr>
                      </w:pPr>
                      <w:r>
                        <w:rPr>
                          <w:color w:val="000000"/>
                        </w:rPr>
                        <w:t>]</w:t>
                      </w:r>
                    </w:p>
                    <w:p>
                      <w:pPr>
                        <w:pStyle w:val="FrameContents"/>
                        <w:bidi w:val="0"/>
                        <w:jc w:val="start"/>
                        <w:rPr>
                          <w:color w:val="000000"/>
                        </w:rPr>
                      </w:pPr>
                      <w:r>
                        <w:rPr>
                          <w:color w:val="000000"/>
                        </w:rPr>
                      </w:r>
                    </w:p>
                  </w:txbxContent>
                </v:textbox>
                <w10:wrap type="topAndBottom"/>
              </v:rect>
            </w:pict>
          </mc:Fallback>
        </mc:AlternateContent>
      </w:r>
    </w:p>
    <w:p>
      <w:pPr>
        <w:pStyle w:val="Heading2"/>
        <w:bidi w:val="0"/>
        <w:ind w:hanging="0" w:start="0"/>
        <w:jc w:val="start"/>
        <w:rPr/>
      </w:pPr>
      <w:bookmarkStart w:id="10" w:name="__RefHeading___Toc5908_1956390754"/>
      <w:bookmarkEnd w:id="10"/>
      <w:r>
        <w:rPr/>
        <w:t>Incremental Generation; CTI Document and Concept Versions</w:t>
      </w:r>
    </w:p>
    <w:p>
      <w:pPr>
        <w:pStyle w:val="Normal"/>
        <w:numPr>
          <w:ilvl w:val="0"/>
          <w:numId w:val="225"/>
        </w:numPr>
        <w:bidi w:val="0"/>
        <w:spacing w:before="0" w:after="120"/>
        <w:jc w:val="start"/>
        <w:rPr>
          <w:lang w:val="en-US"/>
        </w:rPr>
      </w:pPr>
      <w:r>
        <w:rPr>
          <w:i w:val="false"/>
          <w:iCs w:val="false"/>
          <w:lang w:val="en-US"/>
        </w:rPr>
        <w:t>The CTI source documents are characterized by these relevant properties:</w:t>
      </w:r>
    </w:p>
    <w:p>
      <w:pPr>
        <w:pStyle w:val="Normal"/>
        <w:numPr>
          <w:ilvl w:val="1"/>
          <w:numId w:val="226"/>
        </w:numPr>
        <w:bidi w:val="0"/>
        <w:spacing w:before="0" w:after="120"/>
        <w:jc w:val="start"/>
        <w:rPr>
          <w:lang w:val="en-US"/>
        </w:rPr>
      </w:pPr>
      <w:r>
        <w:rPr>
          <w:i w:val="false"/>
          <w:iCs w:val="false"/>
          <w:lang w:val="en-US"/>
        </w:rPr>
        <w:t xml:space="preserve">current version number </w:t>
      </w:r>
    </w:p>
    <w:p>
      <w:pPr>
        <w:pStyle w:val="Normal"/>
        <w:numPr>
          <w:ilvl w:val="1"/>
          <w:numId w:val="227"/>
        </w:numPr>
        <w:bidi w:val="0"/>
        <w:spacing w:before="0" w:after="120"/>
        <w:jc w:val="start"/>
        <w:rPr>
          <w:lang w:val="en-US"/>
        </w:rPr>
      </w:pPr>
      <w:r>
        <w:rPr>
          <w:i w:val="false"/>
          <w:iCs w:val="false"/>
          <w:lang w:val="en-US"/>
        </w:rPr>
        <w:t>creation and last modified timestamp.</w:t>
      </w:r>
    </w:p>
    <w:p>
      <w:pPr>
        <w:pStyle w:val="Normal"/>
        <w:numPr>
          <w:ilvl w:val="0"/>
          <w:numId w:val="228"/>
        </w:numPr>
        <w:bidi w:val="0"/>
        <w:spacing w:before="0" w:after="120"/>
        <w:jc w:val="start"/>
        <w:rPr>
          <w:lang w:val="en-US"/>
        </w:rPr>
      </w:pPr>
      <w:r>
        <w:rPr>
          <w:i w:val="false"/>
          <w:iCs w:val="false"/>
          <w:lang w:val="en-US"/>
        </w:rPr>
        <w:t>In general, each concept in these documents has creation and last modified timestamps. These properties must be preserved when imported to the ASG CTI DB and they should be usable when specifying queries.</w:t>
      </w:r>
    </w:p>
    <w:p>
      <w:pPr>
        <w:pStyle w:val="Normal"/>
        <w:numPr>
          <w:ilvl w:val="0"/>
          <w:numId w:val="229"/>
        </w:numPr>
        <w:bidi w:val="0"/>
        <w:spacing w:before="0" w:after="120"/>
        <w:jc w:val="start"/>
        <w:rPr>
          <w:lang w:val="en-US"/>
        </w:rPr>
      </w:pPr>
      <w:r>
        <w:rPr>
          <w:i w:val="false"/>
          <w:iCs w:val="false"/>
          <w:lang w:val="en-US"/>
        </w:rPr>
        <w:t>The IFT triple generator tools and API should support incremental generation in the following way:</w:t>
      </w:r>
    </w:p>
    <w:p>
      <w:pPr>
        <w:pStyle w:val="Normal"/>
        <w:numPr>
          <w:ilvl w:val="1"/>
          <w:numId w:val="230"/>
        </w:numPr>
        <w:bidi w:val="0"/>
        <w:spacing w:before="0" w:after="120"/>
        <w:jc w:val="start"/>
        <w:rPr>
          <w:lang w:val="en-US"/>
        </w:rPr>
      </w:pPr>
      <w:r>
        <w:rPr>
          <w:i w:val="false"/>
          <w:iCs w:val="false"/>
          <w:lang w:val="en-US"/>
        </w:rPr>
        <w:t>The user can specify the version number interval [min-version, max-version] to be used for each source document. Both ends of the interval are optional. Min. end defaults to the first version and max. end defaults to the current (most recent) version of the current document.</w:t>
      </w:r>
    </w:p>
    <w:p>
      <w:pPr>
        <w:pStyle w:val="Normal"/>
        <w:numPr>
          <w:ilvl w:val="1"/>
          <w:numId w:val="231"/>
        </w:numPr>
        <w:bidi w:val="0"/>
        <w:spacing w:before="0" w:after="120"/>
        <w:jc w:val="start"/>
        <w:rPr>
          <w:lang w:val="en-US"/>
        </w:rPr>
      </w:pPr>
      <w:r>
        <w:rPr>
          <w:i w:val="false"/>
          <w:iCs w:val="false"/>
          <w:lang w:val="en-US"/>
        </w:rPr>
        <w:t>The user can specify the last modified [min-date, max-date] interval to be used for each source document. Both ends of the interval are optional. Min. end defaults to creation date and max. end defaults to the current date or some reference date in the future.</w:t>
      </w:r>
    </w:p>
    <w:p>
      <w:pPr>
        <w:pStyle w:val="Normal"/>
        <w:numPr>
          <w:ilvl w:val="1"/>
          <w:numId w:val="232"/>
        </w:numPr>
        <w:bidi w:val="0"/>
        <w:spacing w:before="0" w:after="120"/>
        <w:jc w:val="start"/>
        <w:rPr>
          <w:lang w:val="en-US"/>
        </w:rPr>
      </w:pPr>
      <w:r>
        <w:rPr>
          <w:i w:val="false"/>
          <w:iCs w:val="false"/>
          <w:lang w:val="en-US"/>
        </w:rPr>
        <w:t>The generation tool processes each given templates by filtering concepts based on version interval and last modified interval as follows:</w:t>
      </w:r>
    </w:p>
    <w:p>
      <w:pPr>
        <w:pStyle w:val="Normal"/>
        <w:numPr>
          <w:ilvl w:val="2"/>
          <w:numId w:val="233"/>
        </w:numPr>
        <w:bidi w:val="0"/>
        <w:spacing w:before="0" w:after="120"/>
        <w:jc w:val="start"/>
        <w:rPr>
          <w:lang w:val="en-US"/>
        </w:rPr>
      </w:pPr>
      <w:r>
        <w:rPr>
          <w:i w:val="false"/>
          <w:iCs w:val="false"/>
          <w:lang w:val="en-US"/>
        </w:rPr>
        <w:t>any relationship a - r -&gt; b between concepts a and b is used for generation only if</w:t>
      </w:r>
    </w:p>
    <w:p>
      <w:pPr>
        <w:pStyle w:val="Normal"/>
        <w:numPr>
          <w:ilvl w:val="3"/>
          <w:numId w:val="234"/>
        </w:numPr>
        <w:bidi w:val="0"/>
        <w:spacing w:before="0" w:after="120"/>
        <w:jc w:val="start"/>
        <w:rPr>
          <w:lang w:val="en-US"/>
        </w:rPr>
      </w:pPr>
      <w:r>
        <w:rPr>
          <w:i w:val="false"/>
          <w:iCs w:val="false"/>
          <w:lang w:val="en-US"/>
        </w:rPr>
        <w:t>(a.document.version is in [min-version, max-version]  or b.document.version is in [min-version, max-version]) and</w:t>
      </w:r>
    </w:p>
    <w:p>
      <w:pPr>
        <w:pStyle w:val="Normal"/>
        <w:numPr>
          <w:ilvl w:val="3"/>
          <w:numId w:val="235"/>
        </w:numPr>
        <w:bidi w:val="0"/>
        <w:spacing w:before="0" w:after="120"/>
        <w:jc w:val="start"/>
        <w:rPr>
          <w:lang w:val="en-US"/>
        </w:rPr>
      </w:pPr>
      <w:r>
        <w:rPr>
          <w:i w:val="false"/>
          <w:iCs w:val="false"/>
          <w:lang w:val="en-US"/>
        </w:rPr>
        <w:t>(a.document.modified-date is in [min-date, max-date]  or b.document.modified-date is in [min-date, max-date]) and</w:t>
      </w:r>
    </w:p>
    <w:p>
      <w:pPr>
        <w:pStyle w:val="Normal"/>
        <w:numPr>
          <w:ilvl w:val="3"/>
          <w:numId w:val="236"/>
        </w:numPr>
        <w:bidi w:val="0"/>
        <w:spacing w:before="0" w:after="120"/>
        <w:jc w:val="start"/>
        <w:rPr>
          <w:lang w:val="en-US"/>
        </w:rPr>
      </w:pPr>
      <w:r>
        <w:rPr>
          <w:i w:val="false"/>
          <w:iCs w:val="false"/>
          <w:lang w:val="en-US"/>
        </w:rPr>
        <w:t xml:space="preserve">(a.modified-date is in [min-date, max-date]  or b.modified-date is in [min-date, max-date]) </w:t>
      </w:r>
    </w:p>
    <w:p>
      <w:pPr>
        <w:pStyle w:val="Normal"/>
        <w:bidi w:val="0"/>
        <w:spacing w:before="0" w:after="120"/>
        <w:jc w:val="start"/>
        <w:rPr>
          <w:lang w:val="en-US"/>
        </w:rPr>
      </w:pPr>
      <w:r>
        <w:rPr>
          <w:lang w:val="en-US"/>
        </w:rPr>
      </w:r>
    </w:p>
    <w:p>
      <w:pPr>
        <w:pStyle w:val="Heading2"/>
        <w:keepNext w:val="true"/>
        <w:bidi w:val="0"/>
        <w:ind w:hanging="0" w:start="0"/>
        <w:jc w:val="start"/>
        <w:rPr>
          <w:rFonts w:ascii="Liberation Sans" w:hAnsi="Liberation Sans" w:eastAsia="Noto Sans CJK SC" w:cs="Noto Sans Devanagari"/>
          <w:i w:val="false"/>
          <w:i w:val="false"/>
          <w:iCs w:val="false"/>
          <w:lang w:val="en-US"/>
        </w:rPr>
      </w:pPr>
      <w:bookmarkStart w:id="11" w:name="__RefHeading___Toc5910_1956390754"/>
      <w:bookmarkEnd w:id="11"/>
      <w:r>
        <w:rPr>
          <w:rFonts w:eastAsia="Noto Sans CJK SC" w:cs="Noto Sans Devanagari"/>
          <w:i w:val="false"/>
          <w:iCs w:val="false"/>
          <w:lang w:val="en-US"/>
        </w:rPr>
        <w:t>Input Generation Configuration File</w:t>
      </w:r>
    </w:p>
    <w:p>
      <w:pPr>
        <w:pStyle w:val="Normal"/>
        <w:numPr>
          <w:ilvl w:val="0"/>
          <w:numId w:val="237"/>
        </w:numPr>
        <w:bidi w:val="0"/>
        <w:spacing w:before="0" w:after="120"/>
        <w:jc w:val="start"/>
        <w:rPr>
          <w:lang w:val="en-US"/>
        </w:rPr>
      </w:pPr>
      <w:r>
        <w:rPr>
          <w:i w:val="false"/>
          <w:iCs w:val="false"/>
          <w:lang w:val="en-US"/>
        </w:rPr>
        <w:t>The user creates a JSON file that is submitted to the triple generation tool or API. This file must include these information:</w:t>
      </w:r>
    </w:p>
    <w:p>
      <w:pPr>
        <w:pStyle w:val="Normal"/>
        <w:numPr>
          <w:ilvl w:val="1"/>
          <w:numId w:val="238"/>
        </w:numPr>
        <w:bidi w:val="0"/>
        <w:spacing w:before="0" w:after="120"/>
        <w:jc w:val="start"/>
        <w:rPr>
          <w:lang w:val="en-US"/>
        </w:rPr>
      </w:pPr>
      <w:r>
        <w:rPr/>
        <w:t>Version number interval of the CTI source documents used for generation.</w:t>
      </w:r>
    </w:p>
    <w:p>
      <w:pPr>
        <w:pStyle w:val="Normal"/>
        <w:numPr>
          <w:ilvl w:val="1"/>
          <w:numId w:val="239"/>
        </w:numPr>
        <w:bidi w:val="0"/>
        <w:spacing w:before="0" w:after="120"/>
        <w:jc w:val="start"/>
        <w:rPr>
          <w:lang w:val="en-US"/>
        </w:rPr>
      </w:pPr>
      <w:r>
        <w:rPr/>
        <w:t>Last modified date interval of the CTI source documents used for generation.</w:t>
      </w:r>
    </w:p>
    <w:p>
      <w:pPr>
        <w:pStyle w:val="Normal"/>
        <w:numPr>
          <w:ilvl w:val="1"/>
          <w:numId w:val="240"/>
        </w:numPr>
        <w:bidi w:val="0"/>
        <w:spacing w:before="0" w:after="120"/>
        <w:jc w:val="start"/>
        <w:rPr>
          <w:lang w:val="en-US"/>
        </w:rPr>
      </w:pPr>
      <w:r>
        <w:rPr/>
        <w:t>Dataset version string.</w:t>
      </w:r>
    </w:p>
    <w:p>
      <w:pPr>
        <w:pStyle w:val="Normal"/>
        <w:numPr>
          <w:ilvl w:val="1"/>
          <w:numId w:val="241"/>
        </w:numPr>
        <w:bidi w:val="0"/>
        <w:spacing w:before="0" w:after="120"/>
        <w:jc w:val="start"/>
        <w:rPr>
          <w:lang w:val="en-US"/>
        </w:rPr>
      </w:pPr>
      <w:r>
        <w:rPr/>
        <w:t>Generated dataset name string. E.g. “ATT&amp;CK, CVE, and CWE”.</w:t>
      </w:r>
    </w:p>
    <w:p>
      <w:pPr>
        <w:pStyle w:val="Normal"/>
        <w:numPr>
          <w:ilvl w:val="1"/>
          <w:numId w:val="242"/>
        </w:numPr>
        <w:bidi w:val="0"/>
        <w:spacing w:before="0" w:after="120"/>
        <w:jc w:val="start"/>
        <w:rPr>
          <w:lang w:val="en-US"/>
        </w:rPr>
      </w:pPr>
      <w:r>
        <w:rPr/>
        <w:t xml:space="preserve">Output directory path name where the generated triples will be saved. </w:t>
      </w:r>
    </w:p>
    <w:p>
      <w:pPr>
        <w:pStyle w:val="Normal"/>
        <w:numPr>
          <w:ilvl w:val="1"/>
          <w:numId w:val="243"/>
        </w:numPr>
        <w:bidi w:val="0"/>
        <w:spacing w:before="0" w:after="120"/>
        <w:jc w:val="start"/>
        <w:rPr>
          <w:lang w:val="en-US"/>
        </w:rPr>
      </w:pPr>
      <w:r>
        <w:rPr/>
        <w:t>Template language version string.</w:t>
      </w:r>
    </w:p>
    <w:p>
      <w:pPr>
        <w:pStyle w:val="Normal"/>
        <w:numPr>
          <w:ilvl w:val="1"/>
          <w:numId w:val="244"/>
        </w:numPr>
        <w:bidi w:val="0"/>
        <w:spacing w:before="0" w:after="120"/>
        <w:jc w:val="start"/>
        <w:rPr>
          <w:lang w:val="en-US"/>
        </w:rPr>
      </w:pPr>
      <w:r>
        <w:rPr/>
        <w:t>A template descriptor object (dictionary) for each template with these items:</w:t>
      </w:r>
    </w:p>
    <w:p>
      <w:pPr>
        <w:pStyle w:val="Normal"/>
        <w:numPr>
          <w:ilvl w:val="2"/>
          <w:numId w:val="245"/>
        </w:numPr>
        <w:bidi w:val="0"/>
        <w:spacing w:before="0" w:after="120"/>
        <w:jc w:val="start"/>
        <w:rPr>
          <w:lang w:val="en-US"/>
        </w:rPr>
      </w:pPr>
      <w:r>
        <w:rPr/>
        <w:t>template name: a human readable name for this template that will be used to more easily identify the generated triples. It must be devoid of special characters and spaces since it will be used for naming files with generated triples. This is optional and, if missing, it will be replaced by a randomly generated string. [As an option, the default could be created using the dataset name stripped of special characters.]</w:t>
      </w:r>
    </w:p>
    <w:p>
      <w:pPr>
        <w:pStyle w:val="Normal"/>
        <w:numPr>
          <w:ilvl w:val="2"/>
          <w:numId w:val="246"/>
        </w:numPr>
        <w:bidi w:val="0"/>
        <w:spacing w:before="0" w:after="120"/>
        <w:jc w:val="start"/>
        <w:rPr>
          <w:lang w:val="en-US"/>
        </w:rPr>
      </w:pPr>
      <w:r>
        <w:rPr/>
        <w:t>template text</w:t>
      </w:r>
    </w:p>
    <w:p>
      <w:pPr>
        <w:pStyle w:val="Normal"/>
        <w:numPr>
          <w:ilvl w:val="2"/>
          <w:numId w:val="247"/>
        </w:numPr>
        <w:bidi w:val="0"/>
        <w:spacing w:before="0" w:after="120"/>
        <w:jc w:val="start"/>
        <w:rPr>
          <w:lang w:val="en-US"/>
        </w:rPr>
      </w:pPr>
      <w:bookmarkStart w:id="12" w:name="__RefNumPara__5471_1956390754"/>
      <w:bookmarkEnd w:id="12"/>
      <w:r>
        <w:rPr/>
        <w:t>count limit: maximum number of triples to be generated for the current template</w:t>
      </w:r>
    </w:p>
    <w:p>
      <w:pPr>
        <w:pStyle w:val="Normal"/>
        <w:numPr>
          <w:ilvl w:val="2"/>
          <w:numId w:val="248"/>
        </w:numPr>
        <w:bidi w:val="0"/>
        <w:spacing w:before="0" w:after="120"/>
        <w:jc w:val="start"/>
        <w:rPr>
          <w:lang w:val="en-US"/>
        </w:rPr>
      </w:pPr>
      <w:bookmarkStart w:id="13" w:name="__RefNumPara__5473_1956390754"/>
      <w:bookmarkEnd w:id="13"/>
      <w:r>
        <w:rPr/>
        <w:t>fraction coverage limit. A template could be mapped to a potentially large number of possible matching triples. The fraction coverage limit stops generation from this template after reaching a triple count that is equal to the given fraction of that maximum.</w:t>
      </w:r>
    </w:p>
    <w:p>
      <w:pPr>
        <w:pStyle w:val="Normal"/>
        <w:numPr>
          <w:ilvl w:val="3"/>
          <w:numId w:val="249"/>
        </w:numPr>
        <w:bidi w:val="0"/>
        <w:spacing w:before="0" w:after="120"/>
        <w:jc w:val="start"/>
        <w:rPr>
          <w:lang w:val="en-US"/>
        </w:rPr>
      </w:pPr>
      <w:r>
        <w:rPr/>
        <w:t>When both the count limit and the fraction coverage limit are given, generation stops after the lower of those two.</w:t>
      </w:r>
    </w:p>
    <w:p>
      <w:pPr>
        <w:pStyle w:val="Normal"/>
        <w:numPr>
          <w:ilvl w:val="0"/>
          <w:numId w:val="0"/>
        </w:numPr>
        <w:bidi w:val="0"/>
        <w:spacing w:before="0" w:after="120"/>
        <w:ind w:hanging="0" w:start="1440"/>
        <w:jc w:val="start"/>
        <w:rPr>
          <w:lang w:val="en-US"/>
        </w:rPr>
      </w:pPr>
      <w:r>
        <w:rPr>
          <w:lang w:val="en-US"/>
        </w:rPr>
      </w:r>
    </w:p>
    <w:p>
      <w:pPr>
        <w:pStyle w:val="Heading2"/>
        <w:keepNext w:val="true"/>
        <w:bidi w:val="0"/>
        <w:ind w:hanging="0" w:start="0"/>
        <w:jc w:val="start"/>
        <w:rPr>
          <w:rFonts w:ascii="Liberation Sans" w:hAnsi="Liberation Sans" w:eastAsia="Noto Sans CJK SC" w:cs="Noto Sans Devanagari"/>
          <w:i w:val="false"/>
          <w:i w:val="false"/>
          <w:iCs w:val="false"/>
          <w:lang w:val="en-US"/>
        </w:rPr>
      </w:pPr>
      <w:bookmarkStart w:id="14" w:name="__RefHeading___Toc5912_1956390754"/>
      <w:bookmarkEnd w:id="14"/>
      <w:r>
        <w:rPr>
          <w:rFonts w:eastAsia="Noto Sans CJK SC" w:cs="Noto Sans Devanagari"/>
          <w:i w:val="false"/>
          <w:iCs w:val="false"/>
          <w:lang w:val="en-US"/>
        </w:rPr>
        <w:t>The Generated Dataset Format and the Report File</w:t>
      </w:r>
    </w:p>
    <w:p>
      <w:pPr>
        <w:pStyle w:val="Normal"/>
        <w:numPr>
          <w:ilvl w:val="0"/>
          <w:numId w:val="250"/>
        </w:numPr>
        <w:bidi w:val="0"/>
        <w:spacing w:before="0" w:after="120"/>
        <w:jc w:val="start"/>
        <w:rPr>
          <w:lang w:val="en-US"/>
        </w:rPr>
      </w:pPr>
      <w:r>
        <w:rPr>
          <w:i w:val="false"/>
          <w:iCs w:val="false"/>
          <w:lang w:val="en-US"/>
        </w:rPr>
        <w:t xml:space="preserve">The dataset generation code places all files in the output directory path specified in the job configuration file. </w:t>
      </w:r>
    </w:p>
    <w:p>
      <w:pPr>
        <w:pStyle w:val="Normal"/>
        <w:numPr>
          <w:ilvl w:val="1"/>
          <w:numId w:val="251"/>
        </w:numPr>
        <w:bidi w:val="0"/>
        <w:spacing w:before="0" w:after="120"/>
        <w:jc w:val="start"/>
        <w:rPr>
          <w:lang w:val="en-US"/>
        </w:rPr>
      </w:pPr>
      <w:r>
        <w:rPr>
          <w:i w:val="false"/>
          <w:iCs w:val="false"/>
          <w:lang w:val="en-US"/>
        </w:rPr>
        <w:t>[</w:t>
      </w:r>
      <w:r>
        <w:rPr>
          <w:i w:val="false"/>
          <w:iCs w:val="false"/>
          <w:shd w:fill="FFFF00" w:val="clear"/>
          <w:lang w:val="en-US"/>
        </w:rPr>
        <w:t>TODO</w:t>
      </w:r>
      <w:r>
        <w:rPr>
          <w:i w:val="false"/>
          <w:iCs w:val="false"/>
          <w:lang w:val="en-US"/>
        </w:rPr>
        <w:t>: should it erase all prior files from that directory before generation?]</w:t>
      </w:r>
    </w:p>
    <w:p>
      <w:pPr>
        <w:pStyle w:val="Normal"/>
        <w:numPr>
          <w:ilvl w:val="0"/>
          <w:numId w:val="252"/>
        </w:numPr>
        <w:bidi w:val="0"/>
        <w:spacing w:before="0" w:after="120"/>
        <w:jc w:val="start"/>
        <w:rPr>
          <w:lang w:val="en-US"/>
        </w:rPr>
      </w:pPr>
      <w:r>
        <w:rPr>
          <w:i w:val="false"/>
          <w:iCs w:val="false"/>
          <w:lang w:val="en-US"/>
        </w:rPr>
        <w:t>The initial job configuration JSON file is copied to the output directory.</w:t>
      </w:r>
    </w:p>
    <w:p>
      <w:pPr>
        <w:pStyle w:val="Normal"/>
        <w:numPr>
          <w:ilvl w:val="0"/>
          <w:numId w:val="253"/>
        </w:numPr>
        <w:bidi w:val="0"/>
        <w:spacing w:before="0" w:after="120"/>
        <w:jc w:val="start"/>
        <w:rPr>
          <w:lang w:val="en-US"/>
        </w:rPr>
      </w:pPr>
      <w:r>
        <w:rPr>
          <w:i w:val="false"/>
          <w:iCs w:val="false"/>
          <w:lang w:val="en-US"/>
        </w:rPr>
        <w:t>The generation code creates a new report file in JSON format that describes the following:</w:t>
      </w:r>
    </w:p>
    <w:p>
      <w:pPr>
        <w:pStyle w:val="Normal"/>
        <w:numPr>
          <w:ilvl w:val="1"/>
          <w:numId w:val="254"/>
        </w:numPr>
        <w:bidi w:val="0"/>
        <w:spacing w:before="0" w:after="120"/>
        <w:jc w:val="start"/>
        <w:rPr>
          <w:lang w:val="en-US"/>
        </w:rPr>
      </w:pPr>
      <w:r>
        <w:rPr/>
        <w:t>The path name of the generation job configuration.</w:t>
      </w:r>
    </w:p>
    <w:p>
      <w:pPr>
        <w:pStyle w:val="Normal"/>
        <w:numPr>
          <w:ilvl w:val="1"/>
          <w:numId w:val="255"/>
        </w:numPr>
        <w:bidi w:val="0"/>
        <w:spacing w:before="0" w:after="120"/>
        <w:jc w:val="start"/>
        <w:rPr>
          <w:lang w:val="en-US"/>
        </w:rPr>
      </w:pPr>
      <w:r>
        <w:rPr/>
        <w:t xml:space="preserve">Generation run type: generation run or just a test run (argument </w:t>
      </w:r>
      <w:r>
        <w:rPr>
          <w:i/>
          <w:iCs/>
        </w:rPr>
        <w:t xml:space="preserve">test_only </w:t>
      </w:r>
      <w:r>
        <w:rPr/>
        <w:t>False/True).</w:t>
      </w:r>
    </w:p>
    <w:p>
      <w:pPr>
        <w:pStyle w:val="Normal"/>
        <w:numPr>
          <w:ilvl w:val="1"/>
          <w:numId w:val="256"/>
        </w:numPr>
        <w:bidi w:val="0"/>
        <w:spacing w:before="0" w:after="120"/>
        <w:jc w:val="start"/>
        <w:rPr>
          <w:lang w:val="en-US"/>
        </w:rPr>
      </w:pPr>
      <w:r>
        <w:rPr/>
        <w:t>Generation results as a dictionary:</w:t>
      </w:r>
    </w:p>
    <w:p>
      <w:pPr>
        <w:pStyle w:val="Normal"/>
        <w:numPr>
          <w:ilvl w:val="2"/>
          <w:numId w:val="257"/>
        </w:numPr>
        <w:bidi w:val="0"/>
        <w:spacing w:before="0" w:after="120"/>
        <w:jc w:val="start"/>
        <w:rPr>
          <w:lang w:val="en-US"/>
        </w:rPr>
      </w:pPr>
      <w:r>
        <w:rPr/>
        <w:t>“</w:t>
      </w:r>
      <w:r>
        <w:rPr/>
        <w:t>error_count”: number of template parsing and generation errors</w:t>
      </w:r>
    </w:p>
    <w:p>
      <w:pPr>
        <w:pStyle w:val="Normal"/>
        <w:numPr>
          <w:ilvl w:val="2"/>
          <w:numId w:val="258"/>
        </w:numPr>
        <w:bidi w:val="0"/>
        <w:spacing w:before="0" w:after="120"/>
        <w:jc w:val="start"/>
        <w:rPr>
          <w:lang w:val="en-US"/>
        </w:rPr>
      </w:pPr>
      <w:r>
        <w:rPr/>
        <w:t>“</w:t>
      </w:r>
      <w:r>
        <w:rPr/>
        <w:t xml:space="preserve">warning_count”: number of templates with parsing or generation warnings. A </w:t>
      </w:r>
      <w:r>
        <w:rPr>
          <w:i/>
          <w:iCs/>
        </w:rPr>
        <w:t>warning</w:t>
      </w:r>
      <w:r>
        <w:rPr/>
        <w:t xml:space="preserve"> means that triples were generated from a template with some non-fatal errors.</w:t>
      </w:r>
    </w:p>
    <w:p>
      <w:pPr>
        <w:pStyle w:val="Normal"/>
        <w:numPr>
          <w:ilvl w:val="2"/>
          <w:numId w:val="259"/>
        </w:numPr>
        <w:bidi w:val="0"/>
        <w:spacing w:before="0" w:after="120"/>
        <w:jc w:val="start"/>
        <w:rPr>
          <w:lang w:val="en-US"/>
        </w:rPr>
      </w:pPr>
      <w:r>
        <w:rPr/>
        <w:t>“</w:t>
      </w:r>
      <w:r>
        <w:rPr/>
        <w:t>clean_count”:  number of templates used for generation without errors or warnings</w:t>
      </w:r>
    </w:p>
    <w:p>
      <w:pPr>
        <w:pStyle w:val="Normal"/>
        <w:numPr>
          <w:ilvl w:val="1"/>
          <w:numId w:val="260"/>
        </w:numPr>
        <w:bidi w:val="0"/>
        <w:spacing w:before="0" w:after="120"/>
        <w:jc w:val="start"/>
        <w:rPr>
          <w:lang w:val="en-US"/>
        </w:rPr>
      </w:pPr>
      <w:r>
        <w:rPr/>
        <w:t>Number of templates.</w:t>
      </w:r>
    </w:p>
    <w:p>
      <w:pPr>
        <w:pStyle w:val="Normal"/>
        <w:numPr>
          <w:ilvl w:val="1"/>
          <w:numId w:val="261"/>
        </w:numPr>
        <w:bidi w:val="0"/>
        <w:spacing w:before="0" w:after="120"/>
        <w:jc w:val="start"/>
        <w:rPr>
          <w:lang w:val="en-US"/>
        </w:rPr>
      </w:pPr>
      <w:r>
        <w:rPr/>
        <w:t>Total total number generated triples.</w:t>
      </w:r>
    </w:p>
    <w:p>
      <w:pPr>
        <w:pStyle w:val="Normal"/>
        <w:numPr>
          <w:ilvl w:val="1"/>
          <w:numId w:val="262"/>
        </w:numPr>
        <w:bidi w:val="0"/>
        <w:spacing w:before="0" w:after="120"/>
        <w:jc w:val="start"/>
        <w:rPr>
          <w:lang w:val="en-US"/>
        </w:rPr>
      </w:pPr>
      <w:r>
        <w:rPr/>
        <w:t>Version number for the CTI source documents used for generation.</w:t>
      </w:r>
    </w:p>
    <w:p>
      <w:pPr>
        <w:pStyle w:val="Normal"/>
        <w:numPr>
          <w:ilvl w:val="1"/>
          <w:numId w:val="263"/>
        </w:numPr>
        <w:bidi w:val="0"/>
        <w:spacing w:before="0" w:after="120"/>
        <w:jc w:val="start"/>
        <w:rPr>
          <w:lang w:val="en-US"/>
        </w:rPr>
      </w:pPr>
      <w:r>
        <w:rPr/>
        <w:t>Last modified date of the CTI source documents used for generation.</w:t>
      </w:r>
    </w:p>
    <w:p>
      <w:pPr>
        <w:pStyle w:val="Normal"/>
        <w:numPr>
          <w:ilvl w:val="1"/>
          <w:numId w:val="264"/>
        </w:numPr>
        <w:bidi w:val="0"/>
        <w:spacing w:before="0" w:after="120"/>
        <w:jc w:val="start"/>
        <w:rPr>
          <w:lang w:val="en-US"/>
        </w:rPr>
      </w:pPr>
      <w:r>
        <w:rPr/>
        <w:t>Version number interval of the CTI source documents from the job configuration file.</w:t>
      </w:r>
    </w:p>
    <w:p>
      <w:pPr>
        <w:pStyle w:val="Normal"/>
        <w:numPr>
          <w:ilvl w:val="1"/>
          <w:numId w:val="265"/>
        </w:numPr>
        <w:bidi w:val="0"/>
        <w:spacing w:before="0" w:after="120"/>
        <w:jc w:val="start"/>
        <w:rPr>
          <w:lang w:val="en-US"/>
        </w:rPr>
      </w:pPr>
      <w:r>
        <w:rPr/>
        <w:t>Last modified date interval of the CTI source documents from the job configuration file.</w:t>
      </w:r>
    </w:p>
    <w:p>
      <w:pPr>
        <w:pStyle w:val="Normal"/>
        <w:numPr>
          <w:ilvl w:val="1"/>
          <w:numId w:val="266"/>
        </w:numPr>
        <w:bidi w:val="0"/>
        <w:spacing w:before="0" w:after="120"/>
        <w:jc w:val="start"/>
        <w:rPr>
          <w:lang w:val="en-US"/>
        </w:rPr>
      </w:pPr>
      <w:r>
        <w:rPr/>
        <w:t>Generated dataset version string from the job configuration file.</w:t>
      </w:r>
    </w:p>
    <w:p>
      <w:pPr>
        <w:pStyle w:val="Normal"/>
        <w:numPr>
          <w:ilvl w:val="1"/>
          <w:numId w:val="267"/>
        </w:numPr>
        <w:bidi w:val="0"/>
        <w:spacing w:before="0" w:after="120"/>
        <w:jc w:val="start"/>
        <w:rPr>
          <w:lang w:val="en-US"/>
        </w:rPr>
      </w:pPr>
      <w:r>
        <w:rPr/>
        <w:t>Template language version string from the job configuration file.</w:t>
      </w:r>
    </w:p>
    <w:p>
      <w:pPr>
        <w:pStyle w:val="Normal"/>
        <w:numPr>
          <w:ilvl w:val="1"/>
          <w:numId w:val="268"/>
        </w:numPr>
        <w:bidi w:val="0"/>
        <w:spacing w:before="0" w:after="120"/>
        <w:jc w:val="start"/>
        <w:rPr>
          <w:lang w:val="en-US"/>
        </w:rPr>
      </w:pPr>
      <w:r>
        <w:rPr/>
        <w:t>Generated dataset name string. E.g. “ATT&amp;CK, CVE, and CWE”,  from the job configuration file</w:t>
      </w:r>
    </w:p>
    <w:p>
      <w:pPr>
        <w:pStyle w:val="Normal"/>
        <w:numPr>
          <w:ilvl w:val="1"/>
          <w:numId w:val="269"/>
        </w:numPr>
        <w:bidi w:val="0"/>
        <w:spacing w:before="0" w:after="120"/>
        <w:jc w:val="start"/>
        <w:rPr>
          <w:lang w:val="en-US"/>
        </w:rPr>
      </w:pPr>
      <w:r>
        <w:rPr/>
        <w:t>Original output directory path name, from the job configuration file.</w:t>
      </w:r>
    </w:p>
    <w:p>
      <w:pPr>
        <w:pStyle w:val="Normal"/>
        <w:numPr>
          <w:ilvl w:val="1"/>
          <w:numId w:val="270"/>
        </w:numPr>
        <w:bidi w:val="0"/>
        <w:spacing w:before="0" w:after="120"/>
        <w:jc w:val="start"/>
        <w:rPr>
          <w:lang w:val="en-US"/>
        </w:rPr>
      </w:pPr>
      <w:r>
        <w:rPr>
          <w:i w:val="false"/>
          <w:iCs w:val="false"/>
          <w:lang w:val="en-US"/>
        </w:rPr>
        <w:t>A JSON list with generation reports (each a JSON object) for each template, with these items:</w:t>
      </w:r>
    </w:p>
    <w:p>
      <w:pPr>
        <w:pStyle w:val="Normal"/>
        <w:numPr>
          <w:ilvl w:val="2"/>
          <w:numId w:val="271"/>
        </w:numPr>
        <w:bidi w:val="0"/>
        <w:spacing w:before="0" w:after="120"/>
        <w:jc w:val="start"/>
        <w:rPr>
          <w:lang w:val="en-US"/>
        </w:rPr>
      </w:pPr>
      <w:r>
        <w:rPr>
          <w:i w:val="false"/>
          <w:iCs w:val="false"/>
          <w:lang w:val="en-US"/>
        </w:rPr>
        <w:t>template text</w:t>
      </w:r>
    </w:p>
    <w:p>
      <w:pPr>
        <w:pStyle w:val="Normal"/>
        <w:numPr>
          <w:ilvl w:val="2"/>
          <w:numId w:val="272"/>
        </w:numPr>
        <w:bidi w:val="0"/>
        <w:spacing w:before="0" w:after="120"/>
        <w:jc w:val="start"/>
        <w:rPr>
          <w:lang w:val="en-US"/>
        </w:rPr>
      </w:pPr>
      <w:r>
        <w:rPr>
          <w:i w:val="false"/>
          <w:iCs w:val="false"/>
          <w:lang w:val="en-US"/>
        </w:rPr>
        <w:t>template name</w:t>
      </w:r>
    </w:p>
    <w:p>
      <w:pPr>
        <w:pStyle w:val="Normal"/>
        <w:numPr>
          <w:ilvl w:val="2"/>
          <w:numId w:val="273"/>
        </w:numPr>
        <w:bidi w:val="0"/>
        <w:spacing w:before="0" w:after="120"/>
        <w:jc w:val="start"/>
        <w:rPr>
          <w:lang w:val="en-US"/>
        </w:rPr>
      </w:pPr>
      <w:r>
        <w:rPr>
          <w:i w:val="false"/>
          <w:iCs w:val="false"/>
          <w:lang w:val="en-US"/>
        </w:rPr>
        <w:t>list with generation errors and warning (e.g. from parsing). [</w:t>
      </w:r>
      <w:r>
        <w:rPr>
          <w:i w:val="false"/>
          <w:iCs w:val="false"/>
          <w:shd w:fill="FFFF00" w:val="clear"/>
          <w:lang w:val="en-US"/>
        </w:rPr>
        <w:t xml:space="preserve">TODO: </w:t>
      </w:r>
      <w:r>
        <w:rPr>
          <w:i w:val="false"/>
          <w:iCs w:val="false"/>
          <w:lang w:val="en-US"/>
        </w:rPr>
        <w:t>format]</w:t>
      </w:r>
    </w:p>
    <w:p>
      <w:pPr>
        <w:pStyle w:val="Normal"/>
        <w:numPr>
          <w:ilvl w:val="2"/>
          <w:numId w:val="274"/>
        </w:numPr>
        <w:bidi w:val="0"/>
        <w:spacing w:before="0" w:after="120"/>
        <w:jc w:val="start"/>
        <w:rPr>
          <w:lang w:val="en-US"/>
        </w:rPr>
      </w:pPr>
      <w:r>
        <w:rPr/>
        <w:t>count limit, from 2.</w:t>
      </w:r>
      <w:r>
        <w:rPr/>
        <w:fldChar w:fldCharType="begin"/>
      </w:r>
      <w:r>
        <w:rPr/>
        <w:instrText xml:space="preserve"> REF __RefNumPara__5471_1956390754 \w \w \h </w:instrText>
      </w:r>
      <w:r>
        <w:rPr/>
        <w:fldChar w:fldCharType="separate"/>
      </w:r>
      <w:r>
        <w:rPr/>
        <w:t>A.7.c</w:t>
      </w:r>
      <w:r>
        <w:rPr/>
        <w:fldChar w:fldCharType="end"/>
      </w:r>
    </w:p>
    <w:p>
      <w:pPr>
        <w:pStyle w:val="Normal"/>
        <w:numPr>
          <w:ilvl w:val="2"/>
          <w:numId w:val="275"/>
        </w:numPr>
        <w:bidi w:val="0"/>
        <w:spacing w:before="0" w:after="120"/>
        <w:jc w:val="start"/>
        <w:rPr>
          <w:lang w:val="en-US"/>
        </w:rPr>
      </w:pPr>
      <w:r>
        <w:rPr>
          <w:i w:val="false"/>
          <w:iCs w:val="false"/>
          <w:lang w:val="en-US"/>
        </w:rPr>
        <w:t>fraction coverage limit, from 2.</w:t>
      </w:r>
      <w:r>
        <w:rPr>
          <w:i w:val="false"/>
          <w:iCs w:val="false"/>
          <w:lang w:val="en-US"/>
        </w:rPr>
        <w:fldChar w:fldCharType="begin"/>
      </w:r>
      <w:r>
        <w:rPr>
          <w:i w:val="false"/>
          <w:iCs w:val="false"/>
          <w:lang w:val="en-US"/>
        </w:rPr>
        <w:instrText xml:space="preserve"> REF __RefNumPara__5473_1956390754 \w \w \h </w:instrText>
      </w:r>
      <w:r>
        <w:rPr>
          <w:i w:val="false"/>
          <w:iCs w:val="false"/>
          <w:lang w:val="en-US"/>
        </w:rPr>
        <w:fldChar w:fldCharType="separate"/>
      </w:r>
      <w:r>
        <w:rPr>
          <w:i w:val="false"/>
          <w:iCs w:val="false"/>
          <w:lang w:val="en-US"/>
        </w:rPr>
        <w:t>A.7.d</w:t>
      </w:r>
      <w:r>
        <w:rPr>
          <w:i w:val="false"/>
          <w:iCs w:val="false"/>
          <w:lang w:val="en-US"/>
        </w:rPr>
        <w:fldChar w:fldCharType="end"/>
      </w:r>
    </w:p>
    <w:p>
      <w:pPr>
        <w:pStyle w:val="Normal"/>
        <w:numPr>
          <w:ilvl w:val="2"/>
          <w:numId w:val="276"/>
        </w:numPr>
        <w:bidi w:val="0"/>
        <w:spacing w:before="0" w:after="120"/>
        <w:jc w:val="start"/>
        <w:rPr>
          <w:lang w:val="en-US"/>
        </w:rPr>
      </w:pPr>
      <w:r>
        <w:rPr>
          <w:i w:val="false"/>
          <w:iCs w:val="false"/>
          <w:lang w:val="en-US"/>
        </w:rPr>
        <w:t>number of generated triples</w:t>
      </w:r>
    </w:p>
    <w:p>
      <w:pPr>
        <w:pStyle w:val="Normal"/>
        <w:numPr>
          <w:ilvl w:val="2"/>
          <w:numId w:val="277"/>
        </w:numPr>
        <w:bidi w:val="0"/>
        <w:spacing w:before="0" w:after="120"/>
        <w:jc w:val="start"/>
        <w:rPr>
          <w:lang w:val="en-US"/>
        </w:rPr>
      </w:pPr>
      <w:r>
        <w:rPr>
          <w:i w:val="false"/>
          <w:iCs w:val="false"/>
          <w:lang w:val="en-US"/>
        </w:rPr>
        <w:t>coverage fraction of generated triples. E.g. 1.0 if all possible triples were generated, 0.0 if none were generated.</w:t>
      </w:r>
    </w:p>
    <w:p>
      <w:pPr>
        <w:pStyle w:val="Normal"/>
        <w:numPr>
          <w:ilvl w:val="2"/>
          <w:numId w:val="278"/>
        </w:numPr>
        <w:bidi w:val="0"/>
        <w:spacing w:before="0" w:after="120"/>
        <w:jc w:val="start"/>
        <w:rPr>
          <w:lang w:val="en-US"/>
        </w:rPr>
      </w:pPr>
      <w:r>
        <w:rPr>
          <w:i w:val="false"/>
          <w:iCs w:val="false"/>
          <w:lang w:val="en-US"/>
        </w:rPr>
        <w:t>path with file name with the generated triples corresponding to the current template relative to this report file’s path. The fine-tuning code use these paths to assemble a batch of triple text before the actual model fine-tuning process.</w:t>
      </w:r>
    </w:p>
    <w:p>
      <w:pPr>
        <w:pStyle w:val="Normal"/>
        <w:bidi w:val="0"/>
        <w:spacing w:before="0" w:after="120"/>
        <w:jc w:val="start"/>
        <w:rPr>
          <w:lang w:val="en-US"/>
        </w:rPr>
      </w:pPr>
      <w:r>
        <w:rPr>
          <w:lang w:val="en-US"/>
        </w:rPr>
      </w:r>
    </w:p>
    <w:p>
      <w:pPr>
        <w:pStyle w:val="Normal"/>
        <w:numPr>
          <w:ilvl w:val="0"/>
          <w:numId w:val="279"/>
        </w:numPr>
        <w:bidi w:val="0"/>
        <w:spacing w:before="0" w:after="120"/>
        <w:jc w:val="start"/>
        <w:rPr>
          <w:lang w:val="en-US"/>
        </w:rPr>
      </w:pPr>
      <w:r>
        <w:rPr>
          <w:i w:val="false"/>
          <w:iCs w:val="false"/>
          <w:lang w:val="en-US"/>
        </w:rPr>
        <w:t>All triples generated from a particular template are saved to a separate JSON file stored in the output directory. The file name is derived from the template name, if provided, or from the generation job name. Notice some information is repeated from the report file. The generated file contains:</w:t>
      </w:r>
    </w:p>
    <w:p>
      <w:pPr>
        <w:pStyle w:val="Normal"/>
        <w:numPr>
          <w:ilvl w:val="1"/>
          <w:numId w:val="280"/>
        </w:numPr>
        <w:bidi w:val="0"/>
        <w:spacing w:before="0" w:after="120"/>
        <w:jc w:val="start"/>
        <w:rPr>
          <w:lang w:val="en-US"/>
        </w:rPr>
      </w:pPr>
      <w:r>
        <w:rPr>
          <w:i w:val="false"/>
          <w:iCs w:val="false"/>
          <w:lang w:val="en-US"/>
        </w:rPr>
        <w:t>Template name.</w:t>
      </w:r>
    </w:p>
    <w:p>
      <w:pPr>
        <w:pStyle w:val="Normal"/>
        <w:numPr>
          <w:ilvl w:val="1"/>
          <w:numId w:val="281"/>
        </w:numPr>
        <w:bidi w:val="0"/>
        <w:spacing w:before="0" w:after="120"/>
        <w:jc w:val="start"/>
        <w:rPr>
          <w:lang w:val="en-US"/>
        </w:rPr>
      </w:pPr>
      <w:r>
        <w:rPr>
          <w:i w:val="false"/>
          <w:iCs w:val="false"/>
          <w:lang w:val="en-US"/>
        </w:rPr>
        <w:t>Current template text.</w:t>
      </w:r>
    </w:p>
    <w:p>
      <w:pPr>
        <w:pStyle w:val="Normal"/>
        <w:numPr>
          <w:ilvl w:val="1"/>
          <w:numId w:val="282"/>
        </w:numPr>
        <w:bidi w:val="0"/>
        <w:spacing w:before="0" w:after="120"/>
        <w:jc w:val="start"/>
        <w:rPr>
          <w:lang w:val="en-US"/>
        </w:rPr>
      </w:pPr>
      <w:r>
        <w:rPr/>
        <w:t>Version number for the CTI source documents used for generation.</w:t>
      </w:r>
    </w:p>
    <w:p>
      <w:pPr>
        <w:pStyle w:val="Normal"/>
        <w:numPr>
          <w:ilvl w:val="1"/>
          <w:numId w:val="283"/>
        </w:numPr>
        <w:bidi w:val="0"/>
        <w:spacing w:before="0" w:after="120"/>
        <w:jc w:val="start"/>
        <w:rPr>
          <w:lang w:val="en-US"/>
        </w:rPr>
      </w:pPr>
      <w:r>
        <w:rPr/>
        <w:t>Last modified date of the CTI source documents used for generation.</w:t>
      </w:r>
    </w:p>
    <w:p>
      <w:pPr>
        <w:pStyle w:val="Normal"/>
        <w:numPr>
          <w:ilvl w:val="1"/>
          <w:numId w:val="284"/>
        </w:numPr>
        <w:bidi w:val="0"/>
        <w:spacing w:before="0" w:after="120"/>
        <w:jc w:val="start"/>
        <w:rPr>
          <w:lang w:val="en-US"/>
        </w:rPr>
      </w:pPr>
      <w:r>
        <w:rPr/>
        <w:t>Version number interval of the CTI source documents from the job configuration file.</w:t>
      </w:r>
    </w:p>
    <w:p>
      <w:pPr>
        <w:pStyle w:val="Normal"/>
        <w:numPr>
          <w:ilvl w:val="1"/>
          <w:numId w:val="285"/>
        </w:numPr>
        <w:bidi w:val="0"/>
        <w:spacing w:before="0" w:after="120"/>
        <w:jc w:val="start"/>
        <w:rPr>
          <w:lang w:val="en-US"/>
        </w:rPr>
      </w:pPr>
      <w:r>
        <w:rPr/>
        <w:t>Last modified date interval of the CTI source documents from the job configuration file.</w:t>
      </w:r>
    </w:p>
    <w:p>
      <w:pPr>
        <w:pStyle w:val="Normal"/>
        <w:numPr>
          <w:ilvl w:val="1"/>
          <w:numId w:val="286"/>
        </w:numPr>
        <w:bidi w:val="0"/>
        <w:spacing w:before="0" w:after="120"/>
        <w:jc w:val="start"/>
        <w:rPr>
          <w:lang w:val="en-US"/>
        </w:rPr>
      </w:pPr>
      <w:r>
        <w:rPr/>
        <w:t>Generated dataset version string from the job configuration file.</w:t>
      </w:r>
    </w:p>
    <w:p>
      <w:pPr>
        <w:pStyle w:val="Normal"/>
        <w:numPr>
          <w:ilvl w:val="1"/>
          <w:numId w:val="287"/>
        </w:numPr>
        <w:bidi w:val="0"/>
        <w:spacing w:before="0" w:after="120"/>
        <w:jc w:val="start"/>
        <w:rPr>
          <w:lang w:val="en-US"/>
        </w:rPr>
      </w:pPr>
      <w:r>
        <w:rPr>
          <w:i w:val="false"/>
          <w:iCs w:val="false"/>
          <w:lang w:val="en-US"/>
        </w:rPr>
        <w:t>Template language version string from the job configuration file.</w:t>
      </w:r>
    </w:p>
    <w:p>
      <w:pPr>
        <w:pStyle w:val="Normal"/>
        <w:numPr>
          <w:ilvl w:val="1"/>
          <w:numId w:val="288"/>
        </w:numPr>
        <w:bidi w:val="0"/>
        <w:spacing w:before="0" w:after="120"/>
        <w:jc w:val="start"/>
        <w:rPr>
          <w:lang w:val="en-US"/>
        </w:rPr>
      </w:pPr>
      <w:r>
        <w:rPr>
          <w:i w:val="false"/>
          <w:iCs w:val="false"/>
          <w:lang w:val="en-US"/>
        </w:rPr>
        <w:t>Number of generated triples for the current template.</w:t>
      </w:r>
    </w:p>
    <w:p>
      <w:pPr>
        <w:pStyle w:val="Normal"/>
        <w:numPr>
          <w:ilvl w:val="1"/>
          <w:numId w:val="289"/>
        </w:numPr>
        <w:bidi w:val="0"/>
        <w:spacing w:before="0" w:after="120"/>
        <w:jc w:val="start"/>
        <w:rPr>
          <w:lang w:val="en-US"/>
        </w:rPr>
      </w:pPr>
      <w:r>
        <w:rPr>
          <w:i w:val="false"/>
          <w:iCs w:val="false"/>
          <w:lang w:val="en-US"/>
        </w:rPr>
        <w:t>Coverage fraction of generated triples for the current template.</w:t>
      </w:r>
    </w:p>
    <w:p>
      <w:pPr>
        <w:pStyle w:val="Normal"/>
        <w:numPr>
          <w:ilvl w:val="1"/>
          <w:numId w:val="290"/>
        </w:numPr>
        <w:bidi w:val="0"/>
        <w:spacing w:before="0" w:after="120"/>
        <w:jc w:val="start"/>
        <w:rPr>
          <w:lang w:val="en-US"/>
        </w:rPr>
      </w:pPr>
      <w:r>
        <w:rPr>
          <w:i w:val="false"/>
          <w:iCs w:val="false"/>
          <w:lang w:val="en-US"/>
        </w:rPr>
        <w:t>A list of triples with this dictionary format:</w:t>
      </w:r>
    </w:p>
    <w:p>
      <w:pPr>
        <w:pStyle w:val="Normal"/>
        <w:numPr>
          <w:ilvl w:val="2"/>
          <w:numId w:val="291"/>
        </w:numPr>
        <w:bidi w:val="0"/>
        <w:spacing w:before="0" w:after="120"/>
        <w:jc w:val="start"/>
        <w:rPr>
          <w:lang w:val="en-US"/>
        </w:rPr>
      </w:pPr>
      <w:r>
        <w:rPr>
          <w:i w:val="false"/>
          <w:iCs w:val="false"/>
          <w:lang w:val="en-US"/>
        </w:rPr>
        <w:t>“</w:t>
      </w:r>
      <w:r>
        <w:rPr>
          <w:i w:val="false"/>
          <w:iCs w:val="false"/>
          <w:lang w:val="en-US"/>
        </w:rPr>
        <w:t>instruction”: the instruction text</w:t>
      </w:r>
    </w:p>
    <w:p>
      <w:pPr>
        <w:pStyle w:val="Normal"/>
        <w:numPr>
          <w:ilvl w:val="2"/>
          <w:numId w:val="292"/>
        </w:numPr>
        <w:bidi w:val="0"/>
        <w:spacing w:before="0" w:after="120"/>
        <w:jc w:val="start"/>
        <w:rPr>
          <w:lang w:val="en-US"/>
        </w:rPr>
      </w:pPr>
      <w:r>
        <w:rPr>
          <w:i w:val="false"/>
          <w:iCs w:val="false"/>
          <w:lang w:val="en-US"/>
        </w:rPr>
        <w:t>“</w:t>
      </w:r>
      <w:r>
        <w:rPr>
          <w:i w:val="false"/>
          <w:iCs w:val="false"/>
          <w:lang w:val="en-US"/>
        </w:rPr>
        <w:t>question”: the generated question text</w:t>
      </w:r>
    </w:p>
    <w:p>
      <w:pPr>
        <w:pStyle w:val="Normal"/>
        <w:numPr>
          <w:ilvl w:val="2"/>
          <w:numId w:val="293"/>
        </w:numPr>
        <w:bidi w:val="0"/>
        <w:spacing w:before="0" w:after="120"/>
        <w:jc w:val="start"/>
        <w:rPr>
          <w:lang w:val="en-US"/>
        </w:rPr>
      </w:pPr>
      <w:r>
        <w:rPr>
          <w:i w:val="false"/>
          <w:iCs w:val="false"/>
          <w:lang w:val="en-US"/>
        </w:rPr>
        <w:t>“</w:t>
      </w:r>
      <w:r>
        <w:rPr>
          <w:i w:val="false"/>
          <w:iCs w:val="false"/>
          <w:lang w:val="en-US"/>
        </w:rPr>
        <w:t>answer”: the answer text</w:t>
      </w:r>
    </w:p>
    <w:p>
      <w:pPr>
        <w:pStyle w:val="Normal"/>
        <w:numPr>
          <w:ilvl w:val="0"/>
          <w:numId w:val="0"/>
        </w:numPr>
        <w:bidi w:val="0"/>
        <w:spacing w:before="0" w:after="120"/>
        <w:ind w:hanging="0" w:start="1080"/>
        <w:jc w:val="start"/>
        <w:rPr>
          <w:lang w:val="en-US"/>
        </w:rPr>
      </w:pPr>
      <w:r>
        <w:rPr>
          <w:i w:val="false"/>
          <w:iCs w:val="false"/>
          <w:lang w:val="en-US"/>
        </w:rPr>
        <w:t xml:space="preserve"> </w:t>
      </w:r>
    </w:p>
    <w:p>
      <w:pPr>
        <w:pStyle w:val="Heading2"/>
        <w:bidi w:val="0"/>
        <w:ind w:hanging="0" w:start="0"/>
        <w:jc w:val="start"/>
        <w:rPr/>
      </w:pPr>
      <w:bookmarkStart w:id="15" w:name="__RefHeading___Toc5914_1956390754"/>
      <w:bookmarkEnd w:id="15"/>
      <w:r>
        <w:rPr>
          <w:i w:val="false"/>
          <w:iCs w:val="false"/>
          <w:lang w:val="en-US"/>
        </w:rPr>
        <w:t>IFT Data Generation API and Tools</w:t>
      </w:r>
    </w:p>
    <w:p>
      <w:pPr>
        <w:pStyle w:val="Normal"/>
        <w:numPr>
          <w:ilvl w:val="0"/>
          <w:numId w:val="294"/>
        </w:numPr>
        <w:bidi w:val="0"/>
        <w:spacing w:before="0" w:after="120"/>
        <w:jc w:val="start"/>
        <w:rPr>
          <w:lang w:val="en-US"/>
        </w:rPr>
      </w:pPr>
      <w:r>
        <w:rPr>
          <w:i w:val="false"/>
          <w:iCs w:val="false"/>
          <w:lang w:val="en-US"/>
        </w:rPr>
        <w:t xml:space="preserve">The generation API has a function </w:t>
      </w:r>
      <w:r>
        <w:rPr>
          <w:b/>
          <w:bCs/>
          <w:i/>
          <w:iCs/>
          <w:lang w:val="en-US"/>
        </w:rPr>
        <w:t>generate_triples(job_file_name:str, test_only:bool)</w:t>
      </w:r>
      <w:r>
        <w:rPr>
          <w:i/>
          <w:iCs/>
          <w:lang w:val="en-US"/>
        </w:rPr>
        <w:t xml:space="preserve"> </w:t>
      </w:r>
      <w:r>
        <w:rPr>
          <w:i w:val="false"/>
          <w:iCs w:val="false"/>
          <w:lang w:val="en-US"/>
        </w:rPr>
        <w:t xml:space="preserve">that takes as argument a generation job descriptor file name and a Boolean </w:t>
      </w:r>
      <w:r>
        <w:rPr>
          <w:i/>
          <w:iCs/>
          <w:lang w:val="en-US"/>
        </w:rPr>
        <w:t>test_only</w:t>
      </w:r>
      <w:r>
        <w:rPr>
          <w:i w:val="false"/>
          <w:iCs w:val="false"/>
          <w:lang w:val="en-US"/>
        </w:rPr>
        <w:t xml:space="preserve">. </w:t>
      </w:r>
    </w:p>
    <w:p>
      <w:pPr>
        <w:pStyle w:val="Normal"/>
        <w:numPr>
          <w:ilvl w:val="1"/>
          <w:numId w:val="295"/>
        </w:numPr>
        <w:bidi w:val="0"/>
        <w:spacing w:before="0" w:after="120"/>
        <w:jc w:val="start"/>
        <w:rPr>
          <w:lang w:val="en-US"/>
        </w:rPr>
      </w:pPr>
      <w:r>
        <w:rPr>
          <w:i w:val="false"/>
          <w:iCs w:val="false"/>
          <w:lang w:val="en-US"/>
        </w:rPr>
        <w:t xml:space="preserve">If parameter </w:t>
      </w:r>
      <w:r>
        <w:rPr>
          <w:i/>
          <w:iCs/>
          <w:lang w:val="en-US"/>
        </w:rPr>
        <w:t>test_only</w:t>
      </w:r>
      <w:r>
        <w:rPr>
          <w:i w:val="false"/>
          <w:iCs w:val="false"/>
          <w:lang w:val="en-US"/>
        </w:rPr>
        <w:t xml:space="preserve"> is </w:t>
      </w:r>
      <w:r>
        <w:rPr>
          <w:i/>
          <w:iCs/>
          <w:lang w:val="en-US"/>
        </w:rPr>
        <w:t xml:space="preserve">False </w:t>
      </w:r>
      <w:r>
        <w:rPr>
          <w:i w:val="false"/>
          <w:iCs w:val="false"/>
          <w:lang w:val="en-US"/>
        </w:rPr>
        <w:t xml:space="preserve">then the function generates the triples based on the information from the generation job description given in file  </w:t>
      </w:r>
      <w:r>
        <w:rPr>
          <w:i/>
          <w:iCs/>
          <w:lang w:val="en-US"/>
        </w:rPr>
        <w:t xml:space="preserve">job_file_name. </w:t>
      </w:r>
      <w:r>
        <w:rPr>
          <w:i w:val="false"/>
          <w:iCs w:val="false"/>
          <w:lang w:val="en-US"/>
        </w:rPr>
        <w:t>A generation report file and files for each template will be created according to the requirements in preceding sections.</w:t>
      </w:r>
    </w:p>
    <w:p>
      <w:pPr>
        <w:pStyle w:val="Normal"/>
        <w:numPr>
          <w:ilvl w:val="1"/>
          <w:numId w:val="296"/>
        </w:numPr>
        <w:bidi w:val="0"/>
        <w:spacing w:before="0" w:after="120"/>
        <w:jc w:val="start"/>
        <w:rPr>
          <w:lang w:val="en-US"/>
        </w:rPr>
      </w:pPr>
      <w:r>
        <w:rPr>
          <w:i/>
          <w:iCs/>
          <w:lang w:val="en-US"/>
        </w:rPr>
        <w:t xml:space="preserve">If test_only </w:t>
      </w:r>
      <w:r>
        <w:rPr>
          <w:i w:val="false"/>
          <w:iCs w:val="false"/>
          <w:lang w:val="en-US"/>
        </w:rPr>
        <w:t xml:space="preserve">is </w:t>
      </w:r>
      <w:r>
        <w:rPr>
          <w:i/>
          <w:iCs/>
          <w:lang w:val="en-US"/>
        </w:rPr>
        <w:t>True</w:t>
      </w:r>
      <w:r>
        <w:rPr>
          <w:i w:val="false"/>
          <w:iCs w:val="false"/>
          <w:lang w:val="en-US"/>
        </w:rPr>
        <w:t xml:space="preserve"> then the function will only parse the templates, query the CTI DB, count triples that would be generated without actually generating the triples’ text and individual template-specific files. A generation report file is created as described above, with the generation result reflecting this was a test only.</w:t>
      </w:r>
    </w:p>
    <w:p>
      <w:pPr>
        <w:pStyle w:val="Normal"/>
        <w:numPr>
          <w:ilvl w:val="1"/>
          <w:numId w:val="297"/>
        </w:numPr>
        <w:bidi w:val="0"/>
        <w:spacing w:before="0" w:after="120"/>
        <w:jc w:val="start"/>
        <w:rPr>
          <w:lang w:val="en-US"/>
        </w:rPr>
      </w:pPr>
      <w:r>
        <w:rPr>
          <w:i w:val="false"/>
          <w:iCs w:val="false"/>
          <w:lang w:val="en-US"/>
        </w:rPr>
        <w:t>This function returns the dictionary (JSON object) with the generation report.</w:t>
      </w:r>
    </w:p>
    <w:p>
      <w:pPr>
        <w:pStyle w:val="Normal"/>
        <w:numPr>
          <w:ilvl w:val="0"/>
          <w:numId w:val="298"/>
        </w:numPr>
        <w:bidi w:val="0"/>
        <w:spacing w:before="0" w:after="120"/>
        <w:jc w:val="start"/>
        <w:rPr>
          <w:lang w:val="en-US"/>
        </w:rPr>
      </w:pPr>
      <w:r>
        <w:rPr>
          <w:i w:val="false"/>
          <w:iCs w:val="false"/>
          <w:lang w:val="en-US"/>
        </w:rPr>
        <w:t xml:space="preserve">A standalone Python script </w:t>
      </w:r>
      <w:r>
        <w:rPr>
          <w:b/>
          <w:bCs/>
          <w:i/>
          <w:iCs/>
          <w:lang w:val="en-US"/>
        </w:rPr>
        <w:t>generate_triples.py</w:t>
      </w:r>
      <w:r>
        <w:rPr>
          <w:i/>
          <w:iCs/>
          <w:lang w:val="en-US"/>
        </w:rPr>
        <w:t xml:space="preserve"> </w:t>
      </w:r>
      <w:r>
        <w:rPr>
          <w:i w:val="false"/>
          <w:iCs w:val="false"/>
          <w:lang w:val="en-US"/>
        </w:rPr>
        <w:t xml:space="preserve">takes as command line arguments the job file name and the test_only flag and calls the  </w:t>
      </w:r>
      <w:r>
        <w:rPr>
          <w:b/>
          <w:bCs/>
          <w:i/>
          <w:iCs/>
          <w:lang w:val="en-US"/>
        </w:rPr>
        <w:t xml:space="preserve">generate_triples </w:t>
      </w:r>
      <w:r>
        <w:rPr>
          <w:b w:val="false"/>
          <w:bCs w:val="false"/>
          <w:i w:val="false"/>
          <w:iCs w:val="false"/>
          <w:lang w:val="en-US"/>
        </w:rPr>
        <w:t>function.</w:t>
      </w:r>
    </w:p>
    <w:p>
      <w:pPr>
        <w:pStyle w:val="Normal"/>
        <w:numPr>
          <w:ilvl w:val="0"/>
          <w:numId w:val="299"/>
        </w:numPr>
        <w:bidi w:val="0"/>
        <w:spacing w:before="0" w:after="120"/>
        <w:jc w:val="start"/>
        <w:rPr>
          <w:lang w:val="en-US"/>
        </w:rPr>
      </w:pPr>
      <w:r>
        <w:rPr>
          <w:b w:val="false"/>
          <w:bCs w:val="false"/>
          <w:i w:val="false"/>
          <w:iCs w:val="false"/>
          <w:lang w:val="en-US"/>
        </w:rPr>
        <w:t>[</w:t>
      </w:r>
      <w:r>
        <w:rPr>
          <w:b w:val="false"/>
          <w:bCs w:val="false"/>
          <w:i w:val="false"/>
          <w:iCs w:val="false"/>
          <w:shd w:fill="FFFF00" w:val="clear"/>
          <w:lang w:val="en-US"/>
        </w:rPr>
        <w:t>TODO</w:t>
      </w:r>
      <w:r>
        <w:rPr>
          <w:b w:val="false"/>
          <w:bCs w:val="false"/>
          <w:i w:val="false"/>
          <w:iCs w:val="false"/>
          <w:lang w:val="en-US"/>
        </w:rPr>
        <w:t>: add support for parallel execution for generation algorithms. The size of a generated dataset is unknown at this time, as is the CPU time needed to generate triples. The main limitation would be the ability of the currently used neo4j graph DB to run queries in parallel in multi-threaded code or multi-process code. The size and scalability of the production-level DB are also unknown at this time.]</w:t>
      </w:r>
    </w:p>
    <w:p>
      <w:pPr>
        <w:pStyle w:val="Normal"/>
        <w:numPr>
          <w:ilvl w:val="0"/>
          <w:numId w:val="300"/>
        </w:numPr>
        <w:bidi w:val="0"/>
        <w:spacing w:before="0" w:after="120"/>
        <w:jc w:val="start"/>
        <w:rPr>
          <w:lang w:val="en-US"/>
        </w:rPr>
      </w:pPr>
      <w:r>
        <w:rPr>
          <w:b w:val="false"/>
          <w:bCs w:val="false"/>
          <w:i w:val="false"/>
          <w:iCs w:val="false"/>
          <w:lang w:val="en-US"/>
        </w:rPr>
        <w:t xml:space="preserve">The generation API has a function </w:t>
      </w:r>
      <w:r>
        <w:rPr>
          <w:b/>
          <w:bCs/>
          <w:i/>
          <w:iCs/>
          <w:lang w:val="en-US"/>
        </w:rPr>
        <w:t>format_report(gen_report_file_name:str, format_type:str)</w:t>
      </w:r>
      <w:r>
        <w:rPr>
          <w:b w:val="false"/>
          <w:bCs w:val="false"/>
          <w:i w:val="false"/>
          <w:iCs w:val="false"/>
          <w:lang w:val="en-US"/>
        </w:rPr>
        <w:t xml:space="preserve"> that takes as argument a generation report JSON file and creates and returns a string in a human-readable format, such as text tables, HTML, or XML, as specified by the second argument:</w:t>
      </w:r>
    </w:p>
    <w:p>
      <w:pPr>
        <w:pStyle w:val="Normal"/>
        <w:numPr>
          <w:ilvl w:val="1"/>
          <w:numId w:val="301"/>
        </w:numPr>
        <w:bidi w:val="0"/>
        <w:spacing w:before="0" w:after="120"/>
        <w:jc w:val="start"/>
        <w:rPr>
          <w:lang w:val="en-US"/>
        </w:rPr>
      </w:pPr>
      <w:r>
        <w:rPr>
          <w:b w:val="false"/>
          <w:bCs w:val="false"/>
          <w:i w:val="false"/>
          <w:iCs w:val="false"/>
          <w:lang w:val="en-US"/>
        </w:rPr>
        <w:t xml:space="preserve">Parameter  </w:t>
      </w:r>
      <w:r>
        <w:rPr>
          <w:b w:val="false"/>
          <w:bCs w:val="false"/>
          <w:i/>
          <w:iCs/>
          <w:lang w:val="en-US"/>
        </w:rPr>
        <w:t xml:space="preserve">gen_report_file_name </w:t>
      </w:r>
      <w:r>
        <w:rPr>
          <w:b w:val="false"/>
          <w:bCs w:val="false"/>
          <w:i w:val="false"/>
          <w:iCs w:val="false"/>
          <w:lang w:val="en-US"/>
        </w:rPr>
        <w:t>is the generation report JSON file name.</w:t>
      </w:r>
    </w:p>
    <w:p>
      <w:pPr>
        <w:pStyle w:val="Normal"/>
        <w:numPr>
          <w:ilvl w:val="1"/>
          <w:numId w:val="302"/>
        </w:numPr>
        <w:bidi w:val="0"/>
        <w:spacing w:before="0" w:after="120"/>
        <w:jc w:val="start"/>
        <w:rPr>
          <w:lang w:val="en-US"/>
        </w:rPr>
      </w:pPr>
      <w:r>
        <w:rPr>
          <w:b w:val="false"/>
          <w:bCs w:val="false"/>
          <w:i w:val="false"/>
          <w:iCs w:val="false"/>
          <w:lang w:val="en-US"/>
        </w:rPr>
        <w:t xml:space="preserve">Parameter  </w:t>
      </w:r>
      <w:r>
        <w:rPr>
          <w:b w:val="false"/>
          <w:bCs w:val="false"/>
          <w:i/>
          <w:iCs/>
          <w:lang w:val="en-US"/>
        </w:rPr>
        <w:t>format_type</w:t>
      </w:r>
      <w:r>
        <w:rPr>
          <w:b/>
          <w:bCs/>
          <w:i/>
          <w:iCs/>
          <w:lang w:val="en-US"/>
        </w:rPr>
        <w:t xml:space="preserve"> </w:t>
      </w:r>
      <w:r>
        <w:rPr>
          <w:b w:val="false"/>
          <w:bCs w:val="false"/>
          <w:i w:val="false"/>
          <w:iCs w:val="false"/>
          <w:lang w:val="en-US"/>
        </w:rPr>
        <w:t>is a string that could be “text” for a textual report representation, “html” for an HTML format, etc. A trivial “json” format type could simply return the report content as a string.</w:t>
      </w:r>
      <w:r>
        <w:br w:type="page"/>
      </w:r>
    </w:p>
    <w:p>
      <w:pPr>
        <w:pStyle w:val="Heading1"/>
        <w:bidi w:val="0"/>
        <w:spacing w:before="0" w:after="120"/>
        <w:ind w:hanging="0" w:start="0"/>
        <w:jc w:val="start"/>
        <w:rPr/>
      </w:pPr>
      <w:bookmarkStart w:id="16" w:name="__RefHeading___Toc5916_1956390754"/>
      <w:bookmarkEnd w:id="16"/>
      <w:r>
        <w:rPr/>
        <w:t>Data Schema</w:t>
      </w:r>
    </w:p>
    <w:p>
      <w:pPr>
        <w:pStyle w:val="BodyText"/>
        <w:bidi w:val="0"/>
        <w:jc w:val="start"/>
        <w:rPr/>
      </w:pPr>
      <w:r>
        <w:rPr>
          <w:shd w:fill="FFFF00" w:val="clear"/>
        </w:rPr>
        <w:t xml:space="preserve">NOTES: </w:t>
      </w:r>
    </w:p>
    <w:p>
      <w:pPr>
        <w:pStyle w:val="BodyText"/>
        <w:numPr>
          <w:ilvl w:val="0"/>
          <w:numId w:val="5"/>
        </w:numPr>
        <w:bidi w:val="0"/>
        <w:jc w:val="start"/>
        <w:rPr/>
      </w:pPr>
      <w:r>
        <w:rPr/>
        <w:t xml:space="preserve">the schema diagrams below are incomplete. </w:t>
      </w:r>
    </w:p>
    <w:p>
      <w:pPr>
        <w:pStyle w:val="BodyText"/>
        <w:numPr>
          <w:ilvl w:val="0"/>
          <w:numId w:val="5"/>
        </w:numPr>
        <w:bidi w:val="0"/>
        <w:jc w:val="start"/>
        <w:rPr/>
      </w:pPr>
      <w:r>
        <w:rPr/>
        <w:t xml:space="preserve">KVE and EPSS schemas are not included yet. </w:t>
      </w:r>
    </w:p>
    <w:p>
      <w:pPr>
        <w:pStyle w:val="BodyText"/>
        <w:numPr>
          <w:ilvl w:val="0"/>
          <w:numId w:val="0"/>
        </w:numPr>
        <w:bidi w:val="0"/>
        <w:ind w:hanging="0" w:start="720"/>
        <w:jc w:val="start"/>
        <w:rPr/>
      </w:pPr>
      <w:r>
        <w:rPr/>
      </w:r>
    </w:p>
    <w:p>
      <w:pPr>
        <w:pStyle w:val="Heading2"/>
        <w:bidi w:val="0"/>
        <w:ind w:hanging="0" w:start="0"/>
        <w:jc w:val="start"/>
        <w:rPr/>
      </w:pPr>
      <w:bookmarkStart w:id="17" w:name="__RefHeading___Toc5918_1956390754"/>
      <w:bookmarkEnd w:id="17"/>
      <w:r>
        <w:rPr/>
        <w:t>MITRE ATT&amp;CK SCHEMA</w:t>
      </w:r>
    </w:p>
    <w:p>
      <w:pPr>
        <w:pStyle w:val="BodyText"/>
        <w:bidi w:val="0"/>
        <w:jc w:val="start"/>
        <w:rPr/>
      </w:pPr>
      <w:r>
        <w:rPr/>
        <w:t xml:space="preserve">The ATT&amp;CK schema has a graph structure where key CTI concepts are nodes with attributes and relationships between these concepts form directed graph edges. </w:t>
      </w:r>
    </w:p>
    <w:p>
      <w:pPr>
        <w:pStyle w:val="BodyText"/>
        <w:bidi w:val="0"/>
        <w:jc w:val="start"/>
        <w:rPr/>
      </w:pPr>
      <w:r>
        <w:rPr/>
        <w:t xml:space="preserve">The up to date ATT&amp;CK dataset (Enterprise, Mobile, and Industrial/Control versions) can be downloaded as JSON files from the MITRE </w:t>
      </w:r>
      <w:hyperlink r:id="rId2">
        <w:r>
          <w:rPr>
            <w:rStyle w:val="Hyperlink"/>
          </w:rPr>
          <w:t>STIX Github repository</w:t>
        </w:r>
      </w:hyperlink>
      <w:r>
        <w:rPr/>
        <w:t>.</w:t>
      </w:r>
    </w:p>
    <w:p>
      <w:pPr>
        <w:pStyle w:val="BodyText"/>
        <w:bidi w:val="0"/>
        <w:jc w:val="start"/>
        <w:rPr/>
      </w:pPr>
      <w:r>
        <w:rPr/>
        <w:t>The schema below was extracted from the June 2025 Enterprise version of the ATT&amp;CK JSON file.</w:t>
      </w:r>
    </w:p>
    <w:p>
      <w:pPr>
        <w:pStyle w:val="Normal"/>
        <w:bidi w:val="0"/>
        <w:jc w:val="start"/>
        <w:rPr/>
      </w:pPr>
      <w:r>
        <w:rPr>
          <w:shd w:fill="FFFF00" w:val="clear"/>
        </w:rPr>
        <w:t xml:space="preserve">NOTE: </w:t>
      </w:r>
      <w:r>
        <w:rPr/>
        <w:t xml:space="preserve">the ATT&amp;CK Enterprise JSON file does not include any explicit relationships that refer to </w:t>
      </w:r>
      <w:r>
        <w:rPr>
          <w:b/>
          <w:bCs/>
        </w:rPr>
        <w:t>x-mitre-tactic</w:t>
      </w:r>
      <w:r>
        <w:rPr/>
        <w:t xml:space="preserve"> objects. However relationships linking techniques to one tactic are defined by the "kill_chain_phases/[]/phase_name” property of an attack-pattern, taking the value of a tactic’s property x_mitre_shortname. The current JSON graph parser does not handle that case yet and it will be fixed in a future version.</w:t>
      </w:r>
    </w:p>
    <w:p>
      <w:pPr>
        <w:pStyle w:val="Normal"/>
        <w:bidi w:val="0"/>
        <w:jc w:val="start"/>
        <w:rPr/>
      </w:pPr>
      <w:r>
        <w:rPr/>
      </w:r>
    </w:p>
    <w:p>
      <w:pPr>
        <w:pStyle w:val="Normal"/>
        <w:bidi w:val="0"/>
        <w:jc w:val="start"/>
        <w:rPr/>
      </w:pPr>
      <w:r>
        <w:rPr/>
        <w:t xml:space="preserve">A draft graph with the concepts and relationships is displayed next, in </w:t>
      </w:r>
      <w:r>
        <w:rPr/>
        <w:fldChar w:fldCharType="begin"/>
      </w:r>
      <w:r>
        <w:rPr/>
        <w:instrText xml:space="preserve"> REF Ref_Figure0_label_and_number \h </w:instrText>
      </w:r>
      <w:r>
        <w:rPr/>
        <w:fldChar w:fldCharType="separate"/>
      </w:r>
      <w:r>
        <w:rPr/>
        <w:t>Figure 1</w:t>
      </w:r>
      <w:r>
        <w:rPr/>
        <w:fldChar w:fldCharType="end"/>
      </w:r>
      <w:r>
        <w:rPr/>
        <w:t>. The x-mitre-tactic nodes are omitted from the diagram.</w:t>
      </w:r>
    </w:p>
    <w:p>
      <w:pPr>
        <w:pStyle w:val="BodyText"/>
        <w:bidi w:val="0"/>
        <w:jc w:val="start"/>
        <w:rPr/>
      </w:pPr>
      <w:r>
        <w:rPr/>
      </w:r>
    </w:p>
    <w:p>
      <w:pPr>
        <w:pStyle w:val="BodyText"/>
        <w:bidi w:val="0"/>
        <w:jc w:val="start"/>
        <w:rPr/>
      </w:pPr>
      <w:r>
        <w:rPr/>
      </w:r>
    </w:p>
    <w:p>
      <w:pPr>
        <w:pStyle w:val="BodyText"/>
        <w:bidi w:val="0"/>
        <w:jc w:val="start"/>
        <w:rPr/>
      </w:pPr>
      <w:r>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607685" cy="4020185"/>
                <wp:effectExtent l="0" t="0" r="0" b="0"/>
                <wp:wrapTopAndBottom/>
                <wp:docPr id="13" name="Frame1"/>
                <a:graphic xmlns:a="http://schemas.openxmlformats.org/drawingml/2006/main">
                  <a:graphicData uri="http://schemas.microsoft.com/office/word/2010/wordprocessingShape">
                    <wps:wsp>
                      <wps:cNvSpPr/>
                      <wps:spPr>
                        <a:xfrm>
                          <a:off x="0" y="0"/>
                          <a:ext cx="5607720" cy="402012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jc w:val="start"/>
                              <w:rPr/>
                            </w:pPr>
                            <w:bookmarkStart w:id="18" w:name="Ref_Figure0_label_and_number"/>
                            <w:r>
                              <w:rPr>
                                <w:color w:val="000000"/>
                              </w:rPr>
                              <w:drawing>
                                <wp:inline distT="0" distB="0" distL="0" distR="0">
                                  <wp:extent cx="4644390" cy="3515360"/>
                                  <wp:effectExtent l="0" t="0" r="0" b="0"/>
                                  <wp:docPr id="1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title=""/>
                                          <pic:cNvPicPr>
                                            <a:picLocks noChangeAspect="1" noChangeArrowheads="1"/>
                                          </pic:cNvPicPr>
                                        </pic:nvPicPr>
                                        <pic:blipFill>
                                          <a:blip r:embed="rId3"/>
                                          <a:stretch>
                                            <a:fillRect/>
                                          </a:stretch>
                                        </pic:blipFill>
                                        <pic:spPr bwMode="auto">
                                          <a:xfrm>
                                            <a:off x="0" y="0"/>
                                            <a:ext cx="4644390" cy="351536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bookmarkEnd w:id="18"/>
                            <w:r>
                              <w:rPr>
                                <w:color w:val="000000"/>
                              </w:rPr>
                              <w:t>: MITRE ATT&amp;CK schema graph extracted from 06/2025 JSON source document.</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28.5pt;margin-top:0.05pt;width:441.5pt;height:316.5pt;mso-wrap-style:square;v-text-anchor:top;mso-position-horizontal:center">
                <v:fill o:detectmouseclick="t" type="solid" color2="black"/>
                <v:stroke color="#3465a4" joinstyle="round" endcap="flat"/>
                <v:textbox>
                  <w:txbxContent>
                    <w:p>
                      <w:pPr>
                        <w:pStyle w:val="Figure"/>
                        <w:bidi w:val="0"/>
                        <w:spacing w:before="120" w:after="120"/>
                        <w:jc w:val="start"/>
                        <w:rPr/>
                      </w:pPr>
                      <w:bookmarkStart w:id="19" w:name="Ref_Figure0_label_and_number"/>
                      <w:r>
                        <w:rPr>
                          <w:color w:val="000000"/>
                        </w:rPr>
                        <w:drawing>
                          <wp:inline distT="0" distB="0" distL="0" distR="0">
                            <wp:extent cx="4644390" cy="3515360"/>
                            <wp:effectExtent l="0" t="0" r="0" b="0"/>
                            <wp:docPr id="1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title=""/>
                                    <pic:cNvPicPr>
                                      <a:picLocks noChangeAspect="1" noChangeArrowheads="1"/>
                                    </pic:cNvPicPr>
                                  </pic:nvPicPr>
                                  <pic:blipFill>
                                    <a:blip r:embed="rId4"/>
                                    <a:stretch>
                                      <a:fillRect/>
                                    </a:stretch>
                                  </pic:blipFill>
                                  <pic:spPr bwMode="auto">
                                    <a:xfrm>
                                      <a:off x="0" y="0"/>
                                      <a:ext cx="4644390" cy="351536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bookmarkEnd w:id="19"/>
                      <w:r>
                        <w:rPr>
                          <w:color w:val="000000"/>
                        </w:rPr>
                        <w:t>: MITRE ATT&amp;CK schema graph extracted from 06/2025 JSON source document.</w:t>
                      </w:r>
                    </w:p>
                  </w:txbxContent>
                </v:textbox>
                <w10:wrap type="topAndBottom"/>
              </v:rect>
            </w:pict>
          </mc:Fallback>
        </mc:AlternateContent>
      </w:r>
    </w:p>
    <w:p>
      <w:pPr>
        <w:pStyle w:val="BodyText"/>
        <w:bidi w:val="0"/>
        <w:jc w:val="start"/>
        <w:rPr/>
      </w:pPr>
      <w:r>
        <w:rPr/>
        <w:t>The following table lists the concepts (nodes) with properties and the relationships extracted from the same 6/2025 JSON ATT&amp;CK document. The rightmost column includes the count for nodes and relationships. Note that _count is not a real property.</w:t>
      </w:r>
    </w:p>
    <w:p>
      <w:pPr>
        <w:pStyle w:val="BodyText"/>
        <w:bidi w:val="0"/>
        <w:jc w:val="start"/>
        <w:rPr/>
      </w:pPr>
      <w:r>
        <w:rPr/>
      </w:r>
    </w:p>
    <w:p>
      <w:pPr>
        <w:pStyle w:val="BodyText"/>
        <w:bidi w:val="0"/>
        <w:spacing w:lineRule="auto" w:line="240" w:before="0" w:after="0"/>
        <w:jc w:val="start"/>
        <w:rPr>
          <w:rFonts w:ascii="DejaVu Sans Mono" w:hAnsi="DejaVu Sans Mono"/>
          <w:b/>
          <w:bCs/>
          <w:sz w:val="28"/>
          <w:szCs w:val="28"/>
        </w:rPr>
      </w:pPr>
      <w:r>
        <w:rPr>
          <w:rFonts w:ascii="DejaVu Sans Mono" w:hAnsi="DejaVu Sans Mono"/>
          <w:b/>
          <w:bCs/>
          <w:sz w:val="28"/>
          <w:szCs w:val="28"/>
        </w:rPr>
        <w:t>Concept:</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Node                     Property                                Comments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attack-pattern           _count                                  _count = 823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kill_chain_phases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x_mitre_data_sources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x_mitre_detection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x_mitre_domains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x_mitre_is_subtechnique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x_mitre_platforms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campaign                 _count                                  _count = 47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aliases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first_seen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last_seen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x_mitre_domains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x_mitre_first_seen_citation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x_mitre_last_seen_citation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course-of-action         _count                                  _count = 268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x_mitre_domains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intrusion-set            _count                                  _count = 181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aliases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x_mitre_contributors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x_mitre_domains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malware                  _count                                  _count = 667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is_family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x_mitre_aliases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x_mitre_domains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x_mitre_platforms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tool                     _count                                  _count = 91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x_mitre_aliases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x_mitre_contributors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x_mitre_domains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x_mitre_platforms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x-mitre-data-component   _count                                  _count = 109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x_mitre_data_source_ref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x_mitre_domains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x-mitre-tactic           _count                                  _count = 14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x_mitre_domains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x_mitre_shortname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r>
    </w:p>
    <w:p>
      <w:pPr>
        <w:pStyle w:val="BodyText"/>
        <w:bidi w:val="0"/>
        <w:spacing w:lineRule="auto" w:line="240" w:before="0" w:after="0"/>
        <w:jc w:val="start"/>
        <w:rPr>
          <w:rFonts w:ascii="DejaVu Sans Mono" w:hAnsi="DejaVu Sans Mono"/>
          <w:b/>
          <w:bCs/>
          <w:sz w:val="28"/>
          <w:szCs w:val="28"/>
        </w:rPr>
      </w:pPr>
      <w:r>
        <w:rPr>
          <w:rFonts w:ascii="DejaVu Sans Mono" w:hAnsi="DejaVu Sans Mono"/>
          <w:b/>
          <w:bCs/>
          <w:sz w:val="28"/>
          <w:szCs w:val="28"/>
        </w:rPr>
        <w:t>Edges:</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Edge Type                                         Property                      Comment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attack-pattern revoked-by attack-pattern          _count                        132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attack-pattern subtechnique-of attack-pattern     _count                        470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campaign attributed-to intrusion-set              _count                        23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campaign uses attack-pattern                      _count                        902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campaign uses malware                             _count                        82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campaign uses tool                                _count                        58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course-of-action mitigates attack-pattern         _count                        1421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intrusion-set revoked-by intrusion-set            _count                        6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intrusion-set uses attack-pattern                 _count                        4046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intrusion-set uses malware                        _count                        614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intrusion-set uses tool                           _count                        438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malware revoked-by malware                        _count                        1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malware revoked-by tool                           _count                        1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revoked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malware uses attack-pattern                       _count                        9303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tool uses attack-pattern                          _count                        798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external_references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x-mitre-data-component detects attack-pattern     _count                        2116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created_by_ref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description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modified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object_marking_refs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relationship_type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source_ref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target_ref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x_mitre_attack_spec_version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x_mitre_deprecated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x_mitre_modified_by_ref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r>
    </w:p>
    <w:p>
      <w:pPr>
        <w:pStyle w:val="BodyText"/>
        <w:bidi w:val="0"/>
        <w:spacing w:lineRule="auto" w:line="240" w:before="0" w:after="0"/>
        <w:jc w:val="start"/>
        <w:rPr>
          <w:rFonts w:ascii="DejaVu Sans Mono" w:hAnsi="DejaVu Sans Mono"/>
          <w:b/>
          <w:bCs/>
          <w:sz w:val="18"/>
          <w:szCs w:val="18"/>
        </w:rPr>
      </w:pPr>
      <w:r>
        <w:rPr>
          <w:rFonts w:ascii="DejaVu Sans Mono" w:hAnsi="DejaVu Sans Mono"/>
          <w:b/>
          <w:bCs/>
          <w:sz w:val="18"/>
          <w:szCs w:val="18"/>
        </w:rPr>
        <w:t>Total: 7 nodes, 16 edges</w:t>
      </w:r>
    </w:p>
    <w:p>
      <w:pPr>
        <w:pStyle w:val="BodyText"/>
        <w:bidi w:val="0"/>
        <w:spacing w:lineRule="auto" w:line="240" w:before="0" w:after="0"/>
        <w:jc w:val="start"/>
        <w:rPr>
          <w:ins w:id="470" w:author="I.C." w:date="2025-10-06T12:29:26Z"/>
        </w:rPr>
      </w:pPr>
      <w:ins w:id="469" w:author="I.C." w:date="2025-10-06T12:29:26Z">
        <w:r>
          <w:rPr/>
        </w:r>
      </w:ins>
    </w:p>
    <w:p>
      <w:pPr>
        <w:pStyle w:val="BodyText"/>
        <w:bidi w:val="0"/>
        <w:spacing w:lineRule="auto" w:line="240" w:before="0" w:after="0"/>
        <w:jc w:val="start"/>
        <w:rPr>
          <w:ins w:id="472" w:author="I.C." w:date="2025-10-06T12:29:26Z"/>
        </w:rPr>
      </w:pPr>
      <w:ins w:id="471" w:author="I.C." w:date="2025-10-06T12:29:26Z">
        <w:r>
          <w:rPr/>
        </w:r>
      </w:ins>
    </w:p>
    <w:p>
      <w:pPr>
        <w:pStyle w:val="BodyText"/>
        <w:bidi w:val="0"/>
        <w:spacing w:lineRule="auto" w:line="240" w:before="0" w:after="0"/>
        <w:jc w:val="start"/>
        <w:rPr/>
      </w:pPr>
      <w:r>
        <w:rPr/>
      </w:r>
    </w:p>
    <w:p>
      <w:pPr>
        <w:pStyle w:val="Heading2"/>
        <w:bidi w:val="0"/>
        <w:ind w:hanging="0" w:start="0"/>
        <w:jc w:val="start"/>
        <w:rPr/>
      </w:pPr>
      <w:bookmarkStart w:id="20" w:name="__RefHeading___Toc5920_1956390754"/>
      <w:bookmarkEnd w:id="20"/>
      <w:r>
        <w:rPr/>
        <w:t>MITRE CWE SCHEMA</w:t>
      </w:r>
    </w:p>
    <w:p>
      <w:pPr>
        <w:pStyle w:val="Normal"/>
        <w:bidi w:val="0"/>
        <w:jc w:val="start"/>
        <w:rPr/>
      </w:pPr>
      <w:r>
        <w:rPr/>
        <w:t>Common Weakness Enumeration records describe common software and hardware weakness types that could have security ramifications. A weakness is a condition in a software, firmware, hardware, or service component that, under certain circumstances, could contribute to the introduction of vulnerabilities. Weakness conditions are in many cases introduced by the developer during development of the product.</w:t>
      </w:r>
    </w:p>
    <w:p>
      <w:pPr>
        <w:pStyle w:val="Normal"/>
        <w:bidi w:val="0"/>
        <w:jc w:val="start"/>
        <w:rPr/>
      </w:pPr>
      <w:r>
        <w:rPr/>
      </w:r>
    </w:p>
    <w:p>
      <w:pPr>
        <w:pStyle w:val="Normal"/>
        <w:bidi w:val="0"/>
        <w:jc w:val="start"/>
        <w:rPr/>
      </w:pPr>
      <w:r>
        <w:rPr/>
        <w:t xml:space="preserve">As of 9/2025 the current version of the CWE dataset is 4.18. The schema version is 7.2. </w:t>
      </w:r>
    </w:p>
    <w:p>
      <w:pPr>
        <w:pStyle w:val="Normal"/>
        <w:bidi w:val="0"/>
        <w:jc w:val="start"/>
        <w:rPr/>
      </w:pPr>
      <w:r>
        <w:rPr/>
        <w:t xml:space="preserve">A CWE links to CVE records, to CAPEC records, and to mitigations. </w:t>
      </w:r>
    </w:p>
    <w:p>
      <w:pPr>
        <w:pStyle w:val="Normal"/>
        <w:bidi w:val="0"/>
        <w:jc w:val="start"/>
        <w:rPr/>
      </w:pPr>
      <w:r>
        <w:rPr/>
      </w:r>
    </w:p>
    <w:p>
      <w:pPr>
        <w:pStyle w:val="Normal"/>
        <w:bidi w:val="0"/>
        <w:jc w:val="start"/>
        <w:rPr/>
      </w:pPr>
      <w:r>
        <w:rPr/>
        <w:t xml:space="preserve">The CWE schema is described on this </w:t>
      </w:r>
      <w:hyperlink r:id="rId5">
        <w:r>
          <w:rPr>
            <w:rStyle w:val="Hyperlink"/>
          </w:rPr>
          <w:t>webpage</w:t>
        </w:r>
      </w:hyperlink>
      <w:r>
        <w:rPr/>
        <w:t xml:space="preserve">. The corresponding XML Schema Document (XSD) file for this version is </w:t>
      </w:r>
      <w:hyperlink r:id="rId6">
        <w:r>
          <w:rPr>
            <w:rStyle w:val="Hyperlink"/>
          </w:rPr>
          <w:t>posted here</w:t>
        </w:r>
      </w:hyperlink>
      <w:r>
        <w:rPr/>
        <w:t>.</w:t>
      </w:r>
    </w:p>
    <w:p>
      <w:pPr>
        <w:pStyle w:val="Normal"/>
        <w:bidi w:val="0"/>
        <w:jc w:val="start"/>
        <w:rPr/>
      </w:pPr>
      <w:r>
        <w:rPr/>
        <w:t xml:space="preserve">CWE records are stored in XML files on </w:t>
      </w:r>
      <w:hyperlink r:id="rId7">
        <w:r>
          <w:rPr>
            <w:rStyle w:val="Hyperlink"/>
          </w:rPr>
          <w:t>this website</w:t>
        </w:r>
      </w:hyperlink>
      <w:r>
        <w:rPr/>
        <w:t xml:space="preserve">. </w:t>
      </w:r>
    </w:p>
    <w:p>
      <w:pPr>
        <w:pStyle w:val="Normal"/>
        <w:bidi w:val="0"/>
        <w:jc w:val="start"/>
        <w:rPr/>
      </w:pPr>
      <w:r>
        <w:rPr/>
      </w:r>
    </w:p>
    <w:p>
      <w:pPr>
        <w:pStyle w:val="Normal"/>
        <w:bidi w:val="0"/>
        <w:jc w:val="start"/>
        <w:rPr/>
      </w:pPr>
      <w:r>
        <w:rPr/>
        <w:t xml:space="preserve">CWE XML files are organized in Views. A View groups together in a single .xml file records that are similar from some perspective, such as “software development” (699.xml), or “Software Fault Pattern (SFP) Clusters” (888.xml). It is possible that one CWE record belongs to only one XML file. Views are further described in the </w:t>
      </w:r>
      <w:r>
        <w:fldChar w:fldCharType="begin"/>
      </w:r>
      <w:r>
        <w:rPr>
          <w:rStyle w:val="Hyperlink"/>
        </w:rPr>
        <w:instrText xml:space="preserve"> HYPERLINK "https://cwe.mitre.org/documents/schema/" \l "ViewTypeEnumeration"</w:instrText>
      </w:r>
      <w:r>
        <w:rPr>
          <w:rStyle w:val="Hyperlink"/>
        </w:rPr>
        <w:fldChar w:fldCharType="separate"/>
      </w:r>
      <w:r>
        <w:rPr>
          <w:rStyle w:val="Hyperlink"/>
        </w:rPr>
        <w:t>schema document</w:t>
      </w:r>
      <w:r>
        <w:rPr>
          <w:rStyle w:val="Hyperlink"/>
        </w:rPr>
        <w:fldChar w:fldCharType="end"/>
      </w:r>
      <w:r>
        <w:rPr/>
        <w:t>.</w:t>
      </w:r>
    </w:p>
    <w:p>
      <w:pPr>
        <w:pStyle w:val="Normal"/>
        <w:bidi w:val="0"/>
        <w:jc w:val="start"/>
        <w:rPr/>
      </w:pPr>
      <w:r>
        <w:rPr/>
      </w:r>
    </w:p>
    <w:p>
      <w:pPr>
        <w:pStyle w:val="Normal"/>
        <w:bidi w:val="0"/>
        <w:jc w:val="start"/>
        <w:rPr/>
      </w:pPr>
      <w:r>
        <w:rPr/>
        <w:t>Of interest to us may be the Taxonomy_Mappings enumeration. From the schema doc:</w:t>
      </w:r>
    </w:p>
    <w:p>
      <w:pPr>
        <w:pStyle w:val="Normal"/>
        <w:bidi w:val="0"/>
        <w:jc w:val="start"/>
        <w:rPr/>
      </w:pPr>
      <w:r>
        <w:rPr/>
        <w:t>The TaxonomyMappingsType complex type is used to provide a mapping from an entry (Weakness or Category) in CWE to an equivalent entry in a different taxonomy. The required Taxonomy_Name attribute identifies the taxonomy to which the mapping is being made. The Entry_ID and Entry_Name elements identify the ID and name of the entry which is being mapped. The Mapping_Fit element identifies how close the CWE is to the entry in the taxonomy.</w:t>
      </w:r>
    </w:p>
    <w:p>
      <w:pPr>
        <w:pStyle w:val="Normal"/>
        <w:bidi w:val="0"/>
        <w:jc w:val="start"/>
        <w:rPr/>
      </w:pPr>
      <w:r>
        <w:rPr/>
        <w:t xml:space="preserve">It maps CWEs to Object Management Group’s </w:t>
      </w:r>
      <w:hyperlink r:id="rId8">
        <w:r>
          <w:rPr>
            <w:rStyle w:val="Hyperlink"/>
          </w:rPr>
          <w:t>OMG</w:t>
        </w:r>
      </w:hyperlink>
      <w:r>
        <w:rPr/>
        <w:t xml:space="preserve"> ASCMM, </w:t>
      </w:r>
      <w:hyperlink r:id="rId9">
        <w:r>
          <w:rPr>
            <w:rStyle w:val="Hyperlink"/>
          </w:rPr>
          <w:t>OMG ASCRM</w:t>
        </w:r>
      </w:hyperlink>
      <w:r>
        <w:rPr/>
        <w:t>, OMG ASCPEM, or some category like “"7 Pernicious Kingdoms", maybe from CWE.</w:t>
      </w:r>
    </w:p>
    <w:p>
      <w:pPr>
        <w:pStyle w:val="Normal"/>
        <w:bidi w:val="0"/>
        <w:jc w:val="start"/>
        <w:rPr/>
      </w:pPr>
      <w:r>
        <w:rPr/>
      </w:r>
    </w:p>
    <w:p>
      <w:pPr>
        <w:pStyle w:val="Heading4"/>
        <w:bidi w:val="0"/>
        <w:ind w:hanging="0" w:start="0"/>
        <w:jc w:val="start"/>
        <w:rPr/>
      </w:pPr>
      <w:r>
        <w:rPr/>
        <w:t>Key concepts and relationships:</w:t>
      </w:r>
    </w:p>
    <w:p>
      <w:pPr>
        <w:pStyle w:val="Normal"/>
        <w:bidi w:val="0"/>
        <w:jc w:val="start"/>
        <w:rPr/>
      </w:pPr>
      <w:r>
        <w:rPr/>
        <w:t>Below is a list of the relevant XML paths. Paths with names starting with @ indicate XML element attributes. A number after / indicates an enumeration (or sequence) of elements.</w:t>
      </w:r>
    </w:p>
    <w:p>
      <w:pPr>
        <w:pStyle w:val="Normal"/>
        <w:bidi w:val="0"/>
        <w:jc w:val="start"/>
        <w:rPr/>
      </w:pPr>
      <w:r>
        <w:rPr>
          <w:b/>
          <w:bCs/>
        </w:rPr>
        <w:t>Relationships</w:t>
      </w:r>
      <w:r>
        <w:rPr/>
        <w:t xml:space="preserve"> are highlighted in </w:t>
      </w:r>
      <w:r>
        <w:rPr>
          <w:shd w:fill="FFFF00" w:val="clear"/>
        </w:rPr>
        <w:t>yellow</w:t>
      </w:r>
      <w:r>
        <w:rPr/>
        <w:t>.</w:t>
      </w:r>
    </w:p>
    <w:p>
      <w:pPr>
        <w:pStyle w:val="Normal"/>
        <w:bidi w:val="0"/>
        <w:jc w:val="start"/>
        <w:rPr/>
      </w:pPr>
      <w:r>
        <w:rPr/>
      </w:r>
    </w:p>
    <w:p>
      <w:pPr>
        <w:pStyle w:val="Normal"/>
        <w:bidi w:val="0"/>
        <w:jc w:val="start"/>
        <w:rPr/>
      </w:pPr>
      <w:r>
        <w:rPr/>
        <w:t>Weakness_Catalog/@Date</w:t>
        <w:tab/>
        <w:tab/>
        <w:tab/>
        <w:t>release date, yyyy-mm-dd, of this document</w:t>
      </w:r>
    </w:p>
    <w:p>
      <w:pPr>
        <w:pStyle w:val="Normal"/>
        <w:bidi w:val="0"/>
        <w:jc w:val="start"/>
        <w:rPr/>
      </w:pPr>
      <w:r>
        <w:rPr/>
        <w:t xml:space="preserve">Weakness_Catalog/@Name  </w:t>
        <w:tab/>
        <w:tab/>
        <w:tab/>
        <w:t>string, document name, may be a VIEW name</w:t>
      </w:r>
    </w:p>
    <w:p>
      <w:pPr>
        <w:pStyle w:val="Normal"/>
        <w:bidi w:val="0"/>
        <w:jc w:val="start"/>
        <w:rPr/>
      </w:pPr>
      <w:r>
        <w:rPr/>
        <w:t>Weakness_Catalog/@Version</w:t>
        <w:tab/>
        <w:tab/>
        <w:t>string, version “xx.yy”</w:t>
      </w:r>
    </w:p>
    <w:p>
      <w:pPr>
        <w:pStyle w:val="Normal"/>
        <w:bidi w:val="0"/>
        <w:jc w:val="start"/>
        <w:rPr/>
      </w:pPr>
      <w:r>
        <w:rPr/>
      </w:r>
    </w:p>
    <w:p>
      <w:pPr>
        <w:pStyle w:val="Normal"/>
        <w:bidi w:val="0"/>
        <w:jc w:val="start"/>
        <w:rPr/>
      </w:pPr>
      <w:r>
        <w:rPr/>
        <w:t>A weakness is described in this enumeration:</w:t>
      </w:r>
    </w:p>
    <w:p>
      <w:pPr>
        <w:pStyle w:val="Normal"/>
        <w:bidi w:val="0"/>
        <w:jc w:val="start"/>
        <w:rPr>
          <w:b/>
          <w:bCs/>
        </w:rPr>
      </w:pPr>
      <w:r>
        <w:rPr>
          <w:b/>
          <w:bCs/>
        </w:rPr>
        <w:t>Weakness_Catalog/Weaknesses/Weakness/0</w:t>
      </w:r>
    </w:p>
    <w:p>
      <w:pPr>
        <w:pStyle w:val="Normal"/>
        <w:bidi w:val="0"/>
        <w:jc w:val="start"/>
        <w:rPr/>
      </w:pPr>
      <w:r>
        <w:rPr/>
      </w:r>
    </w:p>
    <w:p>
      <w:pPr>
        <w:pStyle w:val="Normal"/>
        <w:bidi w:val="0"/>
        <w:jc w:val="start"/>
        <w:rPr/>
      </w:pPr>
      <w:r>
        <w:rPr/>
        <w:t>.../@ID</w:t>
        <w:tab/>
        <w:tab/>
        <w:tab/>
        <w:tab/>
        <w:tab/>
        <w:t>int, CWE record ID</w:t>
      </w:r>
    </w:p>
    <w:p>
      <w:pPr>
        <w:pStyle w:val="Normal"/>
        <w:bidi w:val="0"/>
        <w:jc w:val="start"/>
        <w:rPr/>
      </w:pPr>
      <w:r>
        <w:rPr/>
        <w:t>.../@Name</w:t>
        <w:tab/>
        <w:tab/>
        <w:tab/>
        <w:tab/>
        <w:tab/>
        <w:t>string, weakness name</w:t>
      </w:r>
    </w:p>
    <w:p>
      <w:pPr>
        <w:pStyle w:val="Normal"/>
        <w:bidi w:val="0"/>
        <w:jc w:val="start"/>
        <w:rPr/>
      </w:pPr>
      <w:r>
        <w:rPr/>
        <w:t>.../@Diagram</w:t>
        <w:tab/>
        <w:tab/>
        <w:tab/>
        <w:tab/>
        <w:tab/>
        <w:t>string, path or URL to diagram image</w:t>
      </w:r>
    </w:p>
    <w:p>
      <w:pPr>
        <w:pStyle w:val="Normal"/>
        <w:bidi w:val="0"/>
        <w:jc w:val="start"/>
        <w:rPr/>
      </w:pPr>
      <w:r>
        <w:rPr/>
        <w:t>(@Structure and @Status omitted)</w:t>
      </w:r>
    </w:p>
    <w:p>
      <w:pPr>
        <w:pStyle w:val="Normal"/>
        <w:bidi w:val="0"/>
        <w:jc w:val="start"/>
        <w:rPr/>
      </w:pPr>
      <w:r>
        <w:rPr/>
      </w:r>
    </w:p>
    <w:p>
      <w:pPr>
        <w:pStyle w:val="Normal"/>
        <w:bidi w:val="0"/>
        <w:jc w:val="start"/>
        <w:rPr/>
      </w:pPr>
      <w:r>
        <w:rPr/>
        <w:t>.../Affected_Resources/Affected_Resource</w:t>
        <w:tab/>
        <w:t>string, e.g. “Memory”</w:t>
      </w:r>
    </w:p>
    <w:p>
      <w:pPr>
        <w:pStyle w:val="Normal"/>
        <w:bidi w:val="0"/>
        <w:jc w:val="start"/>
        <w:rPr/>
      </w:pPr>
      <w:r>
        <w:rPr/>
      </w:r>
    </w:p>
    <w:p>
      <w:pPr>
        <w:pStyle w:val="Normal"/>
        <w:bidi w:val="0"/>
        <w:jc w:val="start"/>
        <w:rPr/>
      </w:pPr>
      <w:r>
        <w:rPr/>
        <w:t>.../Alternate_Terms/Alternate_Term/0</w:t>
        <w:tab/>
        <w:t>aliases</w:t>
      </w:r>
    </w:p>
    <w:p>
      <w:pPr>
        <w:pStyle w:val="Normal"/>
        <w:bidi w:val="0"/>
        <w:jc w:val="start"/>
        <w:rPr/>
      </w:pPr>
      <w:r>
        <w:rPr/>
        <w:tab/>
        <w:t>.../Description</w:t>
        <w:tab/>
        <w:tab/>
        <w:tab/>
        <w:tab/>
        <w:t>string</w:t>
      </w:r>
    </w:p>
    <w:p>
      <w:pPr>
        <w:pStyle w:val="Normal"/>
        <w:bidi w:val="0"/>
        <w:jc w:val="start"/>
        <w:rPr/>
      </w:pPr>
      <w:r>
        <w:rPr/>
        <w:tab/>
        <w:t>.../Term</w:t>
        <w:tab/>
        <w:tab/>
        <w:tab/>
        <w:tab/>
        <w:t>string, the alias, e.g. “Tapjacking”</w:t>
      </w:r>
    </w:p>
    <w:p>
      <w:pPr>
        <w:pStyle w:val="Normal"/>
        <w:bidi w:val="0"/>
        <w:jc w:val="start"/>
        <w:rPr/>
      </w:pPr>
      <w:r>
        <w:rPr/>
      </w:r>
    </w:p>
    <w:p>
      <w:pPr>
        <w:pStyle w:val="Normal"/>
        <w:bidi w:val="0"/>
        <w:jc w:val="start"/>
        <w:rPr/>
      </w:pPr>
      <w:r>
        <w:rPr/>
        <w:t>.../Applicable_Platforms/Language/0</w:t>
      </w:r>
    </w:p>
    <w:p>
      <w:pPr>
        <w:pStyle w:val="Normal"/>
        <w:bidi w:val="0"/>
        <w:jc w:val="start"/>
        <w:rPr/>
      </w:pPr>
      <w:r>
        <w:rPr/>
        <w:tab/>
        <w:t xml:space="preserve">.../@Class </w:t>
        <w:tab/>
        <w:tab/>
        <w:tab/>
        <w:tab/>
        <w:t>string, language class, e.g. “Not Language-Specific”</w:t>
      </w:r>
    </w:p>
    <w:p>
      <w:pPr>
        <w:pStyle w:val="Normal"/>
        <w:bidi w:val="0"/>
        <w:jc w:val="start"/>
        <w:rPr/>
      </w:pPr>
      <w:r>
        <w:rPr/>
        <w:tab/>
        <w:t>.../@Prevalence</w:t>
        <w:tab/>
        <w:tab/>
        <w:tab/>
        <w:t>string, e.g. “Rarely”</w:t>
      </w:r>
    </w:p>
    <w:p>
      <w:pPr>
        <w:pStyle w:val="Normal"/>
        <w:bidi w:val="0"/>
        <w:jc w:val="start"/>
        <w:rPr/>
      </w:pPr>
      <w:r>
        <w:rPr/>
        <w:tab/>
        <w:t xml:space="preserve">.../@Name </w:t>
        <w:tab/>
        <w:tab/>
        <w:tab/>
        <w:tab/>
        <w:t>string, programming language name, e.g.  “C++“</w:t>
      </w:r>
    </w:p>
    <w:p>
      <w:pPr>
        <w:pStyle w:val="Normal"/>
        <w:bidi w:val="0"/>
        <w:jc w:val="start"/>
        <w:rPr/>
      </w:pPr>
      <w:r>
        <w:rPr/>
      </w:r>
    </w:p>
    <w:p>
      <w:pPr>
        <w:pStyle w:val="Normal"/>
        <w:bidi w:val="0"/>
        <w:jc w:val="start"/>
        <w:rPr/>
      </w:pPr>
      <w:r>
        <w:rPr/>
        <w:t>.../Common_Consequences/Consequence/0</w:t>
      </w:r>
    </w:p>
    <w:p>
      <w:pPr>
        <w:pStyle w:val="Normal"/>
        <w:bidi w:val="0"/>
        <w:jc w:val="start"/>
        <w:rPr/>
      </w:pPr>
      <w:r>
        <w:rPr/>
        <w:tab/>
        <w:t>.../Impact</w:t>
        <w:tab/>
        <w:tab/>
        <w:tab/>
        <w:tab/>
        <w:t>string, e.g. “Varies by Context”, “Read Memory”</w:t>
      </w:r>
    </w:p>
    <w:p>
      <w:pPr>
        <w:pStyle w:val="Normal"/>
        <w:bidi w:val="0"/>
        <w:jc w:val="start"/>
        <w:rPr/>
      </w:pPr>
      <w:r>
        <w:rPr/>
        <w:tab/>
        <w:t>.../Scope</w:t>
        <w:tab/>
        <w:tab/>
        <w:tab/>
        <w:tab/>
        <w:t>string, e.g. “Confidentiality”, may repeat</w:t>
      </w:r>
    </w:p>
    <w:p>
      <w:pPr>
        <w:pStyle w:val="Normal"/>
        <w:bidi w:val="0"/>
        <w:jc w:val="start"/>
        <w:rPr/>
      </w:pPr>
      <w:r>
        <w:rPr/>
        <w:tab/>
        <w:t>.../Note</w:t>
        <w:tab/>
        <w:tab/>
        <w:tab/>
        <w:tab/>
        <w:t>string, useful contexts</w:t>
      </w:r>
    </w:p>
    <w:p>
      <w:pPr>
        <w:pStyle w:val="Normal"/>
        <w:bidi w:val="0"/>
        <w:jc w:val="start"/>
        <w:rPr/>
      </w:pPr>
      <w:r>
        <w:rPr/>
      </w:r>
    </w:p>
    <w:p>
      <w:pPr>
        <w:pStyle w:val="Normal"/>
        <w:bidi w:val="0"/>
        <w:jc w:val="start"/>
        <w:rPr/>
      </w:pPr>
      <w:r>
        <w:rPr/>
        <w:t>.../Content_History/Modification/0</w:t>
      </w:r>
    </w:p>
    <w:p>
      <w:pPr>
        <w:pStyle w:val="Normal"/>
        <w:bidi w:val="0"/>
        <w:jc w:val="start"/>
        <w:rPr/>
      </w:pPr>
      <w:r>
        <w:rPr/>
        <w:tab/>
        <w:t>.../Modification_Name</w:t>
      </w:r>
    </w:p>
    <w:p>
      <w:pPr>
        <w:pStyle w:val="Normal"/>
        <w:bidi w:val="0"/>
        <w:jc w:val="start"/>
        <w:rPr/>
      </w:pPr>
      <w:r>
        <w:rPr/>
        <w:tab/>
        <w:t>.../Modification_Date</w:t>
        <w:tab/>
        <w:tab/>
        <w:tab/>
        <w:t>date, yyyy-mm-dd</w:t>
      </w:r>
    </w:p>
    <w:p>
      <w:pPr>
        <w:pStyle w:val="Normal"/>
        <w:bidi w:val="0"/>
        <w:jc w:val="start"/>
        <w:rPr/>
      </w:pPr>
      <w:r>
        <w:rPr/>
        <w:tab/>
        <w:t>.../Modification_Organization</w:t>
      </w:r>
    </w:p>
    <w:p>
      <w:pPr>
        <w:pStyle w:val="Normal"/>
        <w:bidi w:val="0"/>
        <w:jc w:val="start"/>
        <w:rPr/>
      </w:pPr>
      <w:r>
        <w:rPr/>
        <w:tab/>
        <w:t>.../Modification_Comment</w:t>
      </w:r>
    </w:p>
    <w:p>
      <w:pPr>
        <w:pStyle w:val="Normal"/>
        <w:bidi w:val="0"/>
        <w:jc w:val="start"/>
        <w:rPr/>
      </w:pPr>
      <w:r>
        <w:rPr/>
        <w:tab/>
        <w:t xml:space="preserve">.../Modification_ReleaseDate </w:t>
        <w:tab/>
        <w:t>date, yyyy-mm-dd</w:t>
      </w:r>
    </w:p>
    <w:p>
      <w:pPr>
        <w:pStyle w:val="Normal"/>
        <w:bidi w:val="0"/>
        <w:jc w:val="start"/>
        <w:rPr/>
      </w:pPr>
      <w:r>
        <w:rPr/>
      </w:r>
    </w:p>
    <w:p>
      <w:pPr>
        <w:pStyle w:val="Normal"/>
        <w:bidi w:val="0"/>
        <w:jc w:val="start"/>
        <w:rPr/>
      </w:pPr>
      <w:r>
        <w:rPr/>
        <w:t>.../Content_History/Submission</w:t>
      </w:r>
    </w:p>
    <w:p>
      <w:pPr>
        <w:pStyle w:val="Normal"/>
        <w:bidi w:val="0"/>
        <w:jc w:val="start"/>
        <w:rPr/>
      </w:pPr>
      <w:r>
        <w:rPr/>
        <w:tab/>
        <w:t>.../Submission_Date</w:t>
        <w:tab/>
        <w:tab/>
        <w:tab/>
        <w:t>date, yyyy-mm-dd</w:t>
      </w:r>
    </w:p>
    <w:p>
      <w:pPr>
        <w:pStyle w:val="Normal"/>
        <w:bidi w:val="0"/>
        <w:jc w:val="start"/>
        <w:rPr/>
      </w:pPr>
      <w:r>
        <w:rPr/>
        <w:tab/>
        <w:t>.../Submission_Name</w:t>
        <w:tab/>
        <w:tab/>
        <w:tab/>
        <w:t>e.g. “CWE Content Team”</w:t>
      </w:r>
    </w:p>
    <w:p>
      <w:pPr>
        <w:pStyle w:val="Normal"/>
        <w:bidi w:val="0"/>
        <w:jc w:val="start"/>
        <w:rPr/>
      </w:pPr>
      <w:r>
        <w:rPr/>
        <w:tab/>
        <w:t>.../Submission_Organization</w:t>
        <w:tab/>
        <w:tab/>
        <w:t>e.g. “MITRE”</w:t>
      </w:r>
    </w:p>
    <w:p>
      <w:pPr>
        <w:pStyle w:val="Normal"/>
        <w:bidi w:val="0"/>
        <w:jc w:val="start"/>
        <w:rPr/>
      </w:pPr>
      <w:r>
        <w:rPr/>
        <w:tab/>
        <w:t>.../Submission_ReleaseDate</w:t>
      </w:r>
    </w:p>
    <w:p>
      <w:pPr>
        <w:pStyle w:val="Normal"/>
        <w:bidi w:val="0"/>
        <w:jc w:val="start"/>
        <w:rPr/>
      </w:pPr>
      <w:r>
        <w:rPr/>
        <w:tab/>
        <w:t>.../Submission_Version</w:t>
      </w:r>
    </w:p>
    <w:p>
      <w:pPr>
        <w:pStyle w:val="Normal"/>
        <w:bidi w:val="0"/>
        <w:jc w:val="start"/>
        <w:rPr/>
      </w:pPr>
      <w:r>
        <w:rPr/>
      </w:r>
    </w:p>
    <w:p>
      <w:pPr>
        <w:pStyle w:val="Normal"/>
        <w:bidi w:val="0"/>
        <w:jc w:val="start"/>
        <w:rPr/>
      </w:pPr>
      <w:r>
        <w:rPr/>
        <w:t>.../Demonstrative_Examples/Demonstrative_Example/0</w:t>
      </w:r>
    </w:p>
    <w:p>
      <w:pPr>
        <w:pStyle w:val="Normal"/>
        <w:bidi w:val="0"/>
        <w:jc w:val="start"/>
        <w:rPr/>
      </w:pPr>
      <w:r>
        <w:rPr/>
        <w:tab/>
        <w:t>.../Intro_Text</w:t>
        <w:tab/>
        <w:tab/>
        <w:tab/>
        <w:tab/>
      </w:r>
    </w:p>
    <w:p>
      <w:pPr>
        <w:pStyle w:val="Normal"/>
        <w:bidi w:val="0"/>
        <w:jc w:val="start"/>
        <w:rPr/>
      </w:pPr>
      <w:r>
        <w:rPr/>
        <w:tab/>
        <w:t>.../Body_Text</w:t>
      </w:r>
    </w:p>
    <w:p>
      <w:pPr>
        <w:pStyle w:val="Normal"/>
        <w:bidi w:val="0"/>
        <w:jc w:val="start"/>
        <w:rPr/>
      </w:pPr>
      <w:r>
        <w:rPr/>
        <w:tab/>
        <w:t>.../Example_Code</w:t>
      </w:r>
    </w:p>
    <w:p>
      <w:pPr>
        <w:pStyle w:val="Normal"/>
        <w:bidi w:val="0"/>
        <w:jc w:val="start"/>
        <w:rPr/>
      </w:pPr>
      <w:r>
        <w:rPr/>
        <w:tab/>
        <w:t>.../Example_Code/@Nature</w:t>
        <w:tab/>
        <w:t xml:space="preserve"> </w:t>
        <w:tab/>
        <w:t>string, e.g. “Bad”</w:t>
      </w:r>
    </w:p>
    <w:p>
      <w:pPr>
        <w:pStyle w:val="Normal"/>
        <w:bidi w:val="0"/>
        <w:jc w:val="start"/>
        <w:rPr/>
      </w:pPr>
      <w:r>
        <w:rPr/>
        <w:tab/>
        <w:t>.../Example_Code/@Language</w:t>
        <w:tab/>
        <w:t>string, e.g. “C++”, “C”</w:t>
      </w:r>
    </w:p>
    <w:p>
      <w:pPr>
        <w:pStyle w:val="Normal"/>
        <w:bidi w:val="0"/>
        <w:jc w:val="start"/>
        <w:rPr/>
      </w:pPr>
      <w:r>
        <w:rPr/>
      </w:r>
    </w:p>
    <w:p>
      <w:pPr>
        <w:pStyle w:val="Normal"/>
        <w:bidi w:val="0"/>
        <w:jc w:val="start"/>
        <w:rPr/>
      </w:pPr>
      <w:r>
        <w:rPr/>
        <w:t>.../Description</w:t>
        <w:tab/>
        <w:tab/>
        <w:tab/>
        <w:tab/>
        <w:tab/>
        <w:t>string, short description text</w:t>
      </w:r>
    </w:p>
    <w:p>
      <w:pPr>
        <w:pStyle w:val="Normal"/>
        <w:bidi w:val="0"/>
        <w:jc w:val="start"/>
        <w:rPr/>
      </w:pPr>
      <w:r>
        <w:rPr/>
      </w:r>
    </w:p>
    <w:p>
      <w:pPr>
        <w:pStyle w:val="Normal"/>
        <w:bidi w:val="0"/>
        <w:jc w:val="start"/>
        <w:rPr/>
      </w:pPr>
      <w:r>
        <w:rPr/>
        <w:t>...</w:t>
      </w:r>
      <w:r>
        <w:rPr>
          <w:shd w:fill="FFFF00" w:val="clear"/>
          <w:rPrChange w:id="0" w:author="I.C." w:date="2025-09-24T15:14:07Z"/>
        </w:rPr>
        <w:t>/Detection_Methods/Detection_Method/0</w:t>
        <w:tab/>
        <w:tab/>
        <w:t>enumeration</w:t>
      </w:r>
    </w:p>
    <w:p>
      <w:pPr>
        <w:pStyle w:val="Normal"/>
        <w:bidi w:val="0"/>
        <w:jc w:val="start"/>
        <w:rPr/>
      </w:pPr>
      <w:r>
        <w:rPr/>
        <w:tab/>
        <w:t>.../@Detection_Method_ID</w:t>
        <w:tab/>
        <w:tab/>
        <w:t>string, optional</w:t>
      </w:r>
    </w:p>
    <w:p>
      <w:pPr>
        <w:pStyle w:val="Normal"/>
        <w:bidi w:val="0"/>
        <w:jc w:val="start"/>
        <w:rPr/>
      </w:pPr>
      <w:r>
        <w:rPr/>
        <w:tab/>
        <w:t>.../Description</w:t>
        <w:tab/>
        <w:tab/>
        <w:tab/>
        <w:tab/>
        <w:t>string</w:t>
      </w:r>
    </w:p>
    <w:p>
      <w:pPr>
        <w:pStyle w:val="Normal"/>
        <w:bidi w:val="0"/>
        <w:jc w:val="start"/>
        <w:rPr/>
      </w:pPr>
      <w:r>
        <w:rPr/>
        <w:tab/>
        <w:t xml:space="preserve">.../Effectiveness </w:t>
        <w:tab/>
        <w:tab/>
        <w:tab/>
        <w:t>string, e.g. “Soar Partial”</w:t>
      </w:r>
    </w:p>
    <w:p>
      <w:pPr>
        <w:pStyle w:val="Normal"/>
        <w:bidi w:val="0"/>
        <w:jc w:val="start"/>
        <w:rPr/>
      </w:pPr>
      <w:r>
        <w:rPr/>
        <w:tab/>
        <w:t>.../Method</w:t>
        <w:tab/>
        <w:tab/>
        <w:tab/>
        <w:tab/>
        <w:t>string, method title</w:t>
      </w:r>
    </w:p>
    <w:p>
      <w:pPr>
        <w:pStyle w:val="Normal"/>
        <w:bidi w:val="0"/>
        <w:jc w:val="start"/>
        <w:rPr/>
      </w:pPr>
      <w:r>
        <w:rPr/>
      </w:r>
    </w:p>
    <w:p>
      <w:pPr>
        <w:pStyle w:val="Normal"/>
        <w:bidi w:val="0"/>
        <w:jc w:val="start"/>
        <w:rPr/>
      </w:pPr>
      <w:r>
        <w:rPr/>
        <w:t>.../Extended_Description</w:t>
        <w:tab/>
        <w:tab/>
        <w:tab/>
        <w:t>string, longer description text, multiple paragraphs</w:t>
      </w:r>
    </w:p>
    <w:p>
      <w:pPr>
        <w:pStyle w:val="Normal"/>
        <w:bidi w:val="0"/>
        <w:jc w:val="start"/>
        <w:rPr/>
      </w:pPr>
      <w:r>
        <w:rPr/>
      </w:r>
    </w:p>
    <w:p>
      <w:pPr>
        <w:pStyle w:val="Normal"/>
        <w:bidi w:val="0"/>
        <w:jc w:val="start"/>
        <w:rPr/>
      </w:pPr>
      <w:r>
        <w:rPr/>
        <w:t>.../Functional_Areas/Functional_Area</w:t>
        <w:tab/>
        <w:t>string, e.g. “Memory Management”</w:t>
      </w:r>
    </w:p>
    <w:p>
      <w:pPr>
        <w:pStyle w:val="Normal"/>
        <w:bidi w:val="0"/>
        <w:jc w:val="start"/>
        <w:rPr/>
      </w:pPr>
      <w:r>
        <w:rPr/>
      </w:r>
    </w:p>
    <w:p>
      <w:pPr>
        <w:pStyle w:val="Normal"/>
        <w:bidi w:val="0"/>
        <w:jc w:val="start"/>
        <w:rPr/>
      </w:pPr>
      <w:r>
        <w:rPr/>
        <w:t>.../Likelihood_Of_Exploit</w:t>
        <w:tab/>
        <w:tab/>
        <w:tab/>
      </w:r>
    </w:p>
    <w:p>
      <w:pPr>
        <w:pStyle w:val="Normal"/>
        <w:bidi w:val="0"/>
        <w:jc w:val="start"/>
        <w:rPr/>
      </w:pPr>
      <w:r>
        <w:rPr/>
      </w:r>
    </w:p>
    <w:p>
      <w:pPr>
        <w:pStyle w:val="Normal"/>
        <w:bidi w:val="0"/>
        <w:jc w:val="start"/>
        <w:rPr/>
      </w:pPr>
      <w:r>
        <w:rPr/>
        <w:t>.../Modes_Of_Introduction/Introduction/0</w:t>
        <w:tab/>
        <w:t>enumeration</w:t>
        <w:tab/>
      </w:r>
    </w:p>
    <w:p>
      <w:pPr>
        <w:pStyle w:val="Normal"/>
        <w:bidi w:val="0"/>
        <w:jc w:val="start"/>
        <w:rPr/>
      </w:pPr>
      <w:r>
        <w:rPr/>
        <w:tab/>
        <w:t>.../Phase</w:t>
        <w:tab/>
        <w:tab/>
        <w:tab/>
        <w:tab/>
        <w:t>string, e.g. “Architecture and Design”, Implementation</w:t>
      </w:r>
    </w:p>
    <w:p>
      <w:pPr>
        <w:pStyle w:val="Normal"/>
        <w:bidi w:val="0"/>
        <w:jc w:val="start"/>
        <w:rPr/>
      </w:pPr>
      <w:r>
        <w:rPr/>
        <w:tab/>
        <w:t>.../Note</w:t>
        <w:tab/>
        <w:tab/>
        <w:tab/>
        <w:tab/>
        <w:t>string</w:t>
      </w:r>
    </w:p>
    <w:p>
      <w:pPr>
        <w:pStyle w:val="Normal"/>
        <w:bidi w:val="0"/>
        <w:jc w:val="start"/>
        <w:rPr/>
      </w:pPr>
      <w:r>
        <w:rPr/>
      </w:r>
    </w:p>
    <w:p>
      <w:pPr>
        <w:pStyle w:val="Normal"/>
        <w:bidi w:val="0"/>
        <w:jc w:val="start"/>
        <w:rPr>
          <w:b/>
          <w:bCs/>
          <w:highlight w:val="none"/>
          <w:shd w:fill="FFFF00" w:val="clear"/>
        </w:rPr>
      </w:pPr>
      <w:r>
        <w:rPr>
          <w:b/>
          <w:bCs/>
          <w:shd w:fill="FFFF00" w:val="clear"/>
        </w:rPr>
        <w:t>.../Observed_Examples/Observed_Example/0</w:t>
        <w:tab/>
        <w:t>enumeration, points to related CVE</w:t>
      </w:r>
    </w:p>
    <w:p>
      <w:pPr>
        <w:pStyle w:val="Normal"/>
        <w:bidi w:val="0"/>
        <w:jc w:val="start"/>
        <w:rPr/>
      </w:pPr>
      <w:r>
        <w:rPr/>
        <w:tab/>
      </w:r>
      <w:r>
        <w:rPr>
          <w:shd w:fill="auto" w:val="clear"/>
        </w:rPr>
        <w:t>.../</w:t>
      </w:r>
      <w:r>
        <w:rPr>
          <w:shd w:fill="FFFF00" w:val="clear"/>
        </w:rPr>
        <w:t>Reference</w:t>
      </w:r>
      <w:r>
        <w:rPr>
          <w:shd w:fill="auto" w:val="clear"/>
        </w:rPr>
        <w:tab/>
        <w:tab/>
        <w:tab/>
        <w:tab/>
        <w:t>string, CVE_ID</w:t>
      </w:r>
    </w:p>
    <w:p>
      <w:pPr>
        <w:pStyle w:val="Normal"/>
        <w:bidi w:val="0"/>
        <w:jc w:val="start"/>
        <w:rPr/>
      </w:pPr>
      <w:r>
        <w:rPr/>
        <w:tab/>
        <w:t>.../Link</w:t>
        <w:tab/>
        <w:tab/>
        <w:tab/>
        <w:tab/>
        <w:tab/>
        <w:t>URI, link to CVE record</w:t>
      </w:r>
    </w:p>
    <w:p>
      <w:pPr>
        <w:pStyle w:val="Normal"/>
        <w:bidi w:val="0"/>
        <w:jc w:val="start"/>
        <w:rPr/>
      </w:pPr>
      <w:r>
        <w:rPr/>
        <w:tab/>
        <w:t>.../Description</w:t>
        <w:tab/>
        <w:tab/>
        <w:tab/>
        <w:tab/>
        <w:t>string</w:t>
      </w:r>
    </w:p>
    <w:p>
      <w:pPr>
        <w:pStyle w:val="Normal"/>
        <w:bidi w:val="0"/>
        <w:jc w:val="start"/>
        <w:rPr>
          <w:highlight w:val="none"/>
          <w:shd w:fill="auto" w:val="clear"/>
        </w:rPr>
      </w:pPr>
      <w:r>
        <w:rPr>
          <w:shd w:fill="auto" w:val="clear"/>
        </w:rPr>
      </w:r>
    </w:p>
    <w:p>
      <w:pPr>
        <w:pStyle w:val="Normal"/>
        <w:bidi w:val="0"/>
        <w:jc w:val="start"/>
        <w:rPr>
          <w:b/>
          <w:bCs/>
          <w:highlight w:val="none"/>
          <w:shd w:fill="FFDBB6" w:val="clear"/>
        </w:rPr>
      </w:pPr>
      <w:r>
        <w:rPr>
          <w:b/>
          <w:bCs/>
          <w:shd w:fill="FFDBB6" w:val="clear"/>
        </w:rPr>
        <w:t>.../Potential_Mitigations/Mitigation/0</w:t>
        <w:tab/>
        <w:t>enumeration, node</w:t>
      </w:r>
    </w:p>
    <w:p>
      <w:pPr>
        <w:pStyle w:val="Normal"/>
        <w:bidi w:val="0"/>
        <w:jc w:val="start"/>
        <w:rPr/>
      </w:pPr>
      <w:r>
        <w:rPr>
          <w:shd w:fill="auto" w:val="clear"/>
        </w:rPr>
        <w:tab/>
        <w:t>.../@</w:t>
      </w:r>
      <w:r>
        <w:rPr>
          <w:shd w:fill="FFDBB6" w:val="clear"/>
        </w:rPr>
        <w:t>Mitigation_ID</w:t>
      </w:r>
      <w:r>
        <w:rPr>
          <w:shd w:fill="auto" w:val="clear"/>
        </w:rPr>
        <w:tab/>
        <w:tab/>
        <w:tab/>
        <w:t>string, e.g. "MIT-36"</w:t>
        <w:tab/>
      </w:r>
    </w:p>
    <w:p>
      <w:pPr>
        <w:pStyle w:val="Normal"/>
        <w:bidi w:val="0"/>
        <w:jc w:val="start"/>
        <w:rPr/>
      </w:pPr>
      <w:r>
        <w:rPr>
          <w:shd w:fill="auto" w:val="clear"/>
        </w:rPr>
        <w:tab/>
        <w:t>.../Description</w:t>
        <w:tab/>
        <w:tab/>
        <w:tab/>
        <w:tab/>
        <w:t>string, may include &lt;xhtml:p&gt; paragraphs</w:t>
      </w:r>
    </w:p>
    <w:p>
      <w:pPr>
        <w:pStyle w:val="Normal"/>
        <w:bidi w:val="0"/>
        <w:jc w:val="start"/>
        <w:rPr/>
      </w:pPr>
      <w:r>
        <w:rPr>
          <w:shd w:fill="auto" w:val="clear"/>
        </w:rPr>
        <w:tab/>
        <w:t>.../Effectiveness</w:t>
        <w:tab/>
        <w:tab/>
        <w:tab/>
        <w:t>string</w:t>
      </w:r>
    </w:p>
    <w:p>
      <w:pPr>
        <w:pStyle w:val="Normal"/>
        <w:bidi w:val="0"/>
        <w:jc w:val="start"/>
        <w:rPr/>
      </w:pPr>
      <w:r>
        <w:rPr>
          <w:shd w:fill="auto" w:val="clear"/>
        </w:rPr>
        <w:tab/>
        <w:t>.../Effectiveness_Notes</w:t>
        <w:tab/>
        <w:tab/>
        <w:t>string, may include &lt;xhtml:p&gt; paragraphs</w:t>
      </w:r>
    </w:p>
    <w:p>
      <w:pPr>
        <w:pStyle w:val="Normal"/>
        <w:bidi w:val="0"/>
        <w:jc w:val="start"/>
        <w:rPr/>
      </w:pPr>
      <w:r>
        <w:rPr>
          <w:shd w:fill="auto" w:val="clear"/>
        </w:rPr>
        <w:tab/>
        <w:t>.../Phase</w:t>
        <w:tab/>
        <w:tab/>
        <w:tab/>
        <w:tab/>
        <w:t>string, may repeat, e.g. “Implementation”</w:t>
      </w:r>
    </w:p>
    <w:p>
      <w:pPr>
        <w:pStyle w:val="Normal"/>
        <w:bidi w:val="0"/>
        <w:jc w:val="start"/>
        <w:rPr/>
      </w:pPr>
      <w:r>
        <w:rPr>
          <w:shd w:fill="auto" w:val="clear"/>
        </w:rPr>
        <w:tab/>
        <w:t>.../Strategy</w:t>
        <w:tab/>
        <w:tab/>
        <w:tab/>
        <w:tab/>
        <w:t>string, e.g. “Input Validation”</w:t>
      </w:r>
    </w:p>
    <w:p>
      <w:pPr>
        <w:pStyle w:val="Normal"/>
        <w:bidi w:val="0"/>
        <w:jc w:val="start"/>
        <w:rPr>
          <w:highlight w:val="none"/>
          <w:shd w:fill="auto" w:val="clear"/>
        </w:rPr>
      </w:pPr>
      <w:r>
        <w:rPr>
          <w:shd w:fill="auto" w:val="clear"/>
        </w:rPr>
      </w:r>
    </w:p>
    <w:p>
      <w:pPr>
        <w:pStyle w:val="Normal"/>
        <w:bidi w:val="0"/>
        <w:jc w:val="start"/>
        <w:rPr/>
      </w:pPr>
      <w:r>
        <w:rPr>
          <w:shd w:fill="auto" w:val="clear"/>
        </w:rPr>
        <w:t>.../References/Reference/0</w:t>
        <w:tab/>
        <w:tab/>
        <w:tab/>
        <w:t>enumeration</w:t>
      </w:r>
    </w:p>
    <w:p>
      <w:pPr>
        <w:pStyle w:val="Normal"/>
        <w:bidi w:val="0"/>
        <w:jc w:val="start"/>
        <w:rPr/>
      </w:pPr>
      <w:r>
        <w:rPr>
          <w:shd w:fill="auto" w:val="clear"/>
        </w:rPr>
        <w:tab/>
        <w:t>.../@External_Reference_ID</w:t>
        <w:tab/>
        <w:tab/>
        <w:t>string, format “REF-nnn”</w:t>
      </w:r>
    </w:p>
    <w:p>
      <w:pPr>
        <w:pStyle w:val="Normal"/>
        <w:bidi w:val="0"/>
        <w:jc w:val="start"/>
        <w:rPr/>
      </w:pPr>
      <w:r>
        <w:rPr>
          <w:shd w:fill="auto" w:val="clear"/>
        </w:rPr>
        <w:tab/>
        <w:t>.../@Section</w:t>
        <w:tab/>
        <w:tab/>
        <w:tab/>
        <w:tab/>
        <w:t>string, e.g. “Chapter 20,  &amp;#34;”</w:t>
      </w:r>
    </w:p>
    <w:p>
      <w:pPr>
        <w:pStyle w:val="Normal"/>
        <w:bidi w:val="0"/>
        <w:jc w:val="start"/>
        <w:rPr>
          <w:highlight w:val="none"/>
          <w:shd w:fill="auto" w:val="clear"/>
        </w:rPr>
      </w:pPr>
      <w:r>
        <w:rPr>
          <w:shd w:fill="auto" w:val="clear"/>
        </w:rPr>
      </w:r>
    </w:p>
    <w:p>
      <w:pPr>
        <w:pStyle w:val="Normal"/>
        <w:bidi w:val="0"/>
        <w:jc w:val="start"/>
        <w:rPr/>
      </w:pPr>
      <w:r>
        <w:rPr>
          <w:shd w:fill="auto" w:val="clear"/>
        </w:rPr>
        <w:t>...</w:t>
      </w:r>
      <w:r>
        <w:rPr>
          <w:shd w:fill="FFFF00" w:val="clear"/>
        </w:rPr>
        <w:t>/Related_Attack_Patterns/Related_Attack_Pattern/0</w:t>
        <w:tab/>
        <w:t>enumeration</w:t>
      </w:r>
    </w:p>
    <w:p>
      <w:pPr>
        <w:pStyle w:val="Normal"/>
        <w:bidi w:val="0"/>
        <w:jc w:val="start"/>
        <w:rPr/>
      </w:pPr>
      <w:r>
        <w:rPr>
          <w:shd w:fill="auto" w:val="clear"/>
        </w:rPr>
        <w:tab/>
        <w:t>.../@</w:t>
      </w:r>
      <w:r>
        <w:rPr>
          <w:shd w:fill="FFFF00" w:val="clear"/>
        </w:rPr>
        <w:t>CAPEC_ID</w:t>
      </w:r>
      <w:r>
        <w:rPr>
          <w:shd w:fill="auto" w:val="clear"/>
        </w:rPr>
        <w:tab/>
        <w:tab/>
        <w:tab/>
        <w:t>int, format “nnnn”</w:t>
      </w:r>
    </w:p>
    <w:p>
      <w:pPr>
        <w:pStyle w:val="Normal"/>
        <w:bidi w:val="0"/>
        <w:jc w:val="start"/>
        <w:rPr/>
      </w:pPr>
      <w:r>
        <w:rPr/>
      </w:r>
    </w:p>
    <w:p>
      <w:pPr>
        <w:pStyle w:val="Normal"/>
        <w:bidi w:val="0"/>
        <w:jc w:val="start"/>
        <w:rPr/>
      </w:pPr>
      <w:r>
        <w:rPr/>
        <w:t>...</w:t>
      </w:r>
      <w:r>
        <w:rPr>
          <w:shd w:fill="FFFF00" w:val="clear"/>
        </w:rPr>
        <w:t>/Related_Weaknesses/Related_Weakness/0</w:t>
        <w:tab/>
        <w:t>enumeration with related CWEs</w:t>
      </w:r>
    </w:p>
    <w:p>
      <w:pPr>
        <w:pStyle w:val="Normal"/>
        <w:bidi w:val="0"/>
        <w:jc w:val="start"/>
        <w:rPr/>
      </w:pPr>
      <w:r>
        <w:rPr/>
        <w:tab/>
        <w:t>.../@</w:t>
      </w:r>
      <w:r>
        <w:rPr>
          <w:shd w:fill="FFFF00" w:val="clear"/>
        </w:rPr>
        <w:t>CWE_ID</w:t>
      </w:r>
      <w:r>
        <w:rPr/>
        <w:tab/>
        <w:tab/>
        <w:tab/>
        <w:tab/>
        <w:t>int, CWE ID of related weaknesses</w:t>
      </w:r>
    </w:p>
    <w:p>
      <w:pPr>
        <w:pStyle w:val="Normal"/>
        <w:bidi w:val="0"/>
        <w:jc w:val="start"/>
        <w:rPr/>
      </w:pPr>
      <w:r>
        <w:rPr/>
        <w:tab/>
        <w:t>.../@Nature</w:t>
        <w:tab/>
        <w:tab/>
        <w:tab/>
        <w:tab/>
        <w:t>string, rel. type, “ChildOf”, “CanPrecede”, “PeerOf”</w:t>
      </w:r>
    </w:p>
    <w:p>
      <w:pPr>
        <w:pStyle w:val="Normal"/>
        <w:bidi w:val="0"/>
        <w:jc w:val="start"/>
        <w:rPr/>
      </w:pPr>
      <w:r>
        <w:rPr/>
        <w:tab/>
        <w:t>.../@Ordinal</w:t>
        <w:tab/>
        <w:tab/>
        <w:tab/>
        <w:tab/>
        <w:t>string, “Primary”</w:t>
      </w:r>
    </w:p>
    <w:p>
      <w:pPr>
        <w:pStyle w:val="Normal"/>
        <w:bidi w:val="0"/>
        <w:jc w:val="start"/>
        <w:rPr/>
      </w:pPr>
      <w:r>
        <w:rPr/>
        <w:tab/>
        <w:t>.../@View_ID</w:t>
        <w:tab/>
        <w:tab/>
        <w:tab/>
        <w:tab/>
        <w:t>integers</w:t>
      </w:r>
    </w:p>
    <w:p>
      <w:pPr>
        <w:pStyle w:val="Normal"/>
        <w:bidi w:val="0"/>
        <w:jc w:val="start"/>
        <w:rPr/>
      </w:pPr>
      <w:r>
        <w:rPr/>
      </w:r>
    </w:p>
    <w:p>
      <w:pPr>
        <w:pStyle w:val="Normal"/>
        <w:bidi w:val="0"/>
        <w:jc w:val="start"/>
        <w:rPr/>
      </w:pPr>
      <w:r>
        <w:rPr/>
        <w:t>.../Taxonomy_Mappings/Taxonomy_Mapping/0</w:t>
        <w:tab/>
        <w:t xml:space="preserve">numeration, </w:t>
      </w:r>
    </w:p>
    <w:p>
      <w:pPr>
        <w:pStyle w:val="Normal"/>
        <w:bidi w:val="0"/>
        <w:jc w:val="start"/>
        <w:rPr/>
      </w:pPr>
      <w:r>
        <w:rPr/>
        <w:tab/>
        <w:t xml:space="preserve">.../@Taxonomy_Name </w:t>
        <w:tab/>
        <w:tab/>
        <w:t xml:space="preserve">string, e.g. “Software Fault Patterns", </w:t>
      </w:r>
    </w:p>
    <w:p>
      <w:pPr>
        <w:pStyle w:val="Normal"/>
        <w:bidi w:val="0"/>
        <w:jc w:val="start"/>
        <w:rPr/>
      </w:pPr>
      <w:r>
        <w:rPr/>
        <w:tab/>
        <w:t>.../Entry_ID</w:t>
        <w:tab/>
        <w:tab/>
        <w:tab/>
        <w:tab/>
        <w:t>string, taxonomy specific ID</w:t>
      </w:r>
    </w:p>
    <w:p>
      <w:pPr>
        <w:pStyle w:val="Normal"/>
        <w:bidi w:val="0"/>
        <w:jc w:val="start"/>
        <w:rPr/>
      </w:pPr>
      <w:r>
        <w:rPr/>
      </w:r>
    </w:p>
    <w:p>
      <w:pPr>
        <w:pStyle w:val="Normal"/>
        <w:bidi w:val="0"/>
        <w:jc w:val="start"/>
        <w:rPr/>
      </w:pPr>
      <w:r>
        <w:rPr/>
        <w:t>.../Weakness_Ordinalities/Weakness_Ordinality</w:t>
      </w:r>
    </w:p>
    <w:p>
      <w:pPr>
        <w:pStyle w:val="Normal"/>
        <w:bidi w:val="0"/>
        <w:jc w:val="start"/>
        <w:rPr/>
      </w:pPr>
      <w:r>
        <w:rPr/>
      </w:r>
    </w:p>
    <w:p>
      <w:pPr>
        <w:pStyle w:val="Normal"/>
        <w:bidi w:val="0"/>
        <w:jc w:val="start"/>
        <w:rPr/>
      </w:pPr>
      <w:r>
        <w:rPr>
          <w:b/>
          <w:bCs/>
        </w:rPr>
        <w:t>Weakness_Catalog/Categories/Category/0</w:t>
        <w:tab/>
        <w:t>enumeration with weakness categories</w:t>
      </w:r>
    </w:p>
    <w:p>
      <w:pPr>
        <w:pStyle w:val="Normal"/>
        <w:bidi w:val="0"/>
        <w:jc w:val="start"/>
        <w:rPr/>
      </w:pPr>
      <w:r>
        <w:rPr/>
        <w:t>.../@ID</w:t>
        <w:tab/>
        <w:tab/>
        <w:tab/>
        <w:tab/>
        <w:tab/>
        <w:t>int, category ID</w:t>
      </w:r>
    </w:p>
    <w:p>
      <w:pPr>
        <w:pStyle w:val="Normal"/>
        <w:bidi w:val="0"/>
        <w:jc w:val="start"/>
        <w:rPr/>
      </w:pPr>
      <w:r>
        <w:rPr/>
        <w:t>.../@Name</w:t>
        <w:tab/>
        <w:tab/>
        <w:tab/>
        <w:tab/>
        <w:tab/>
        <w:t>string</w:t>
      </w:r>
    </w:p>
    <w:p>
      <w:pPr>
        <w:pStyle w:val="Normal"/>
        <w:bidi w:val="0"/>
        <w:jc w:val="start"/>
        <w:rPr/>
      </w:pPr>
      <w:r>
        <w:rPr/>
        <w:t>.../@Status</w:t>
        <w:tab/>
        <w:tab/>
        <w:tab/>
        <w:tab/>
        <w:tab/>
        <w:t>string, e.g. “Draft”</w:t>
      </w:r>
    </w:p>
    <w:p>
      <w:pPr>
        <w:pStyle w:val="Normal"/>
        <w:bidi w:val="0"/>
        <w:jc w:val="start"/>
        <w:rPr>
          <w:highlight w:val="none"/>
          <w:shd w:fill="FFFF00" w:val="clear"/>
        </w:rPr>
      </w:pPr>
      <w:r>
        <w:rPr>
          <w:shd w:fill="FFFF00" w:val="clear"/>
        </w:rPr>
        <w:t>.../Relationships/Has_Member/0</w:t>
        <w:tab/>
        <w:tab/>
        <w:t>enumeration with related CWEs in this category</w:t>
      </w:r>
    </w:p>
    <w:p>
      <w:pPr>
        <w:pStyle w:val="Normal"/>
        <w:bidi w:val="0"/>
        <w:jc w:val="start"/>
        <w:rPr/>
      </w:pPr>
      <w:r>
        <w:rPr/>
        <w:tab/>
        <w:t>.../@CWE_ID</w:t>
        <w:tab/>
        <w:tab/>
        <w:tab/>
        <w:tab/>
        <w:t>int, related CWE ID</w:t>
      </w:r>
    </w:p>
    <w:p>
      <w:pPr>
        <w:pStyle w:val="Normal"/>
        <w:bidi w:val="0"/>
        <w:jc w:val="start"/>
        <w:rPr/>
      </w:pPr>
      <w:r>
        <w:rPr/>
        <w:tab/>
        <w:t>.../@View_ID</w:t>
        <w:tab/>
        <w:tab/>
        <w:tab/>
        <w:tab/>
        <w:t>int, View ID</w:t>
      </w:r>
    </w:p>
    <w:p>
      <w:pPr>
        <w:pStyle w:val="Normal"/>
        <w:bidi w:val="0"/>
        <w:jc w:val="start"/>
        <w:rPr/>
      </w:pPr>
      <w:r>
        <w:rPr/>
        <w:tab/>
        <w:t>.../Content_History/Modification/0</w:t>
        <w:tab/>
        <w:t>enumeration with modification records</w:t>
      </w:r>
    </w:p>
    <w:p>
      <w:pPr>
        <w:pStyle w:val="Normal"/>
        <w:bidi w:val="0"/>
        <w:jc w:val="start"/>
        <w:rPr/>
      </w:pPr>
      <w:r>
        <w:rPr/>
      </w:r>
    </w:p>
    <w:p>
      <w:pPr>
        <w:pStyle w:val="Normal"/>
        <w:bidi w:val="0"/>
        <w:jc w:val="start"/>
        <w:rPr/>
      </w:pPr>
      <w:r>
        <w:rPr/>
        <w:t>Weakness_Catalog/External_References/External_Reference/0</w:t>
        <w:tab/>
        <w:t xml:space="preserve">enumeration </w:t>
      </w:r>
    </w:p>
    <w:p>
      <w:pPr>
        <w:pStyle w:val="Normal"/>
        <w:bidi w:val="0"/>
        <w:jc w:val="start"/>
        <w:rPr/>
      </w:pPr>
      <w:r>
        <w:rPr/>
        <w:t>.../@Reference_ID</w:t>
        <w:tab/>
        <w:tab/>
        <w:tab/>
        <w:tab/>
        <w:t>string, reference ID, e.g. “REF-12c87”</w:t>
      </w:r>
    </w:p>
    <w:p>
      <w:pPr>
        <w:pStyle w:val="Normal"/>
        <w:bidi w:val="0"/>
        <w:jc w:val="start"/>
        <w:rPr/>
      </w:pPr>
      <w:r>
        <w:rPr/>
        <w:t>.../Author/0</w:t>
        <w:tab/>
        <w:tab/>
        <w:tab/>
        <w:tab/>
        <w:tab/>
        <w:t>string, author names</w:t>
      </w:r>
    </w:p>
    <w:p>
      <w:pPr>
        <w:pStyle w:val="Normal"/>
        <w:bidi w:val="0"/>
        <w:jc w:val="start"/>
        <w:rPr/>
      </w:pPr>
      <w:r>
        <w:rPr/>
      </w:r>
    </w:p>
    <w:p>
      <w:pPr>
        <w:pStyle w:val="Normal"/>
        <w:bidi w:val="0"/>
        <w:jc w:val="start"/>
        <w:rPr/>
      </w:pPr>
      <w:r>
        <w:rPr/>
      </w:r>
    </w:p>
    <w:p>
      <w:pPr>
        <w:pStyle w:val="Normal"/>
        <w:bidi w:val="0"/>
        <w:jc w:val="start"/>
        <w:rPr>
          <w:b/>
          <w:bCs/>
        </w:rPr>
      </w:pPr>
      <w:r>
        <w:rPr>
          <w:b/>
          <w:bCs/>
        </w:rPr>
        <w:t>Weakness_Catalog/Views/View</w:t>
        <w:tab/>
        <w:tab/>
      </w:r>
      <w:r>
        <w:rPr>
          <w:b w:val="false"/>
          <w:bCs w:val="false"/>
        </w:rPr>
        <w:t>omitted</w:t>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ind w:hanging="0" w:start="0"/>
        <w:jc w:val="start"/>
        <w:rPr/>
      </w:pPr>
      <w:bookmarkStart w:id="21" w:name="__RefHeading___Toc5922_1956390754"/>
      <w:bookmarkEnd w:id="21"/>
      <w:r>
        <w:rPr/>
        <w:t>MITRE CVE SCHEMA</w:t>
      </w:r>
    </w:p>
    <w:p>
      <w:pPr>
        <w:pStyle w:val="Normal"/>
        <w:bidi w:val="0"/>
        <w:jc w:val="start"/>
        <w:rPr/>
      </w:pPr>
      <w:r>
        <w:rPr/>
        <w:t>The CVE record catalog lists standardized identifiers, called CVE IDs, for specific, publicly known cybersecurity vulnerabilities and exposures in software, hardware, firmware, or services. Each record provides a brief description of the weakness, its type, and references to information needed to understand and address the flaw.</w:t>
      </w:r>
    </w:p>
    <w:p>
      <w:pPr>
        <w:pStyle w:val="Normal"/>
        <w:bidi w:val="0"/>
        <w:jc w:val="start"/>
        <w:rPr/>
      </w:pPr>
      <w:r>
        <w:rPr/>
        <w:t xml:space="preserve">The </w:t>
      </w:r>
      <w:r>
        <w:fldChar w:fldCharType="begin"/>
      </w:r>
      <w:r>
        <w:rPr>
          <w:rStyle w:val="Hyperlink"/>
        </w:rPr>
        <w:instrText xml:space="preserve"> HYPERLINK "https://www.cve.org/AllResources/CveServices" \l "architecture"</w:instrText>
      </w:r>
      <w:r>
        <w:rPr>
          <w:rStyle w:val="Hyperlink"/>
        </w:rPr>
        <w:fldChar w:fldCharType="separate"/>
      </w:r>
      <w:r>
        <w:rPr>
          <w:rStyle w:val="Hyperlink"/>
        </w:rPr>
        <w:t>Common Vulnerabilities and Exposures (CVE) webpage</w:t>
      </w:r>
      <w:r>
        <w:rPr>
          <w:rStyle w:val="Hyperlink"/>
        </w:rPr>
        <w:fldChar w:fldCharType="end"/>
      </w:r>
      <w:r>
        <w:rPr/>
        <w:t xml:space="preserve"> links to the </w:t>
      </w:r>
      <w:hyperlink r:id="rId10">
        <w:r>
          <w:rPr>
            <w:rStyle w:val="Hyperlink"/>
          </w:rPr>
          <w:t>CVE schema repository</w:t>
        </w:r>
      </w:hyperlink>
      <w:r>
        <w:rPr/>
        <w:t xml:space="preserve"> on Github.</w:t>
      </w:r>
    </w:p>
    <w:p>
      <w:pPr>
        <w:pStyle w:val="Normal"/>
        <w:bidi w:val="0"/>
        <w:jc w:val="start"/>
        <w:rPr/>
      </w:pPr>
      <w:r>
        <w:rPr/>
        <w:t xml:space="preserve">Information is stored in CVE Records in JSON format. The format is described at </w:t>
      </w:r>
      <w:hyperlink r:id="rId11">
        <w:r>
          <w:rPr>
            <w:rStyle w:val="Hyperlink"/>
          </w:rPr>
          <w:t>https://cveproject.github.io/cve-schema/schema/docs/</w:t>
        </w:r>
      </w:hyperlink>
      <w:r>
        <w:rPr/>
        <w:t xml:space="preserve"> .</w:t>
      </w:r>
    </w:p>
    <w:p>
      <w:pPr>
        <w:pStyle w:val="Normal"/>
        <w:bidi w:val="0"/>
        <w:jc w:val="start"/>
        <w:rPr/>
      </w:pPr>
      <w:r>
        <w:rPr/>
      </w:r>
    </w:p>
    <w:p>
      <w:pPr>
        <w:pStyle w:val="Normal"/>
        <w:bidi w:val="0"/>
        <w:jc w:val="start"/>
        <w:rPr/>
      </w:pPr>
      <w:r>
        <w:rPr/>
        <w:t>CVE main d</w:t>
      </w:r>
      <w:hyperlink r:id="rId12">
        <w:r>
          <w:rPr>
            <w:rStyle w:val="Hyperlink"/>
          </w:rPr>
          <w:t>ownload page</w:t>
        </w:r>
      </w:hyperlink>
      <w:r>
        <w:rPr/>
        <w:t>.</w:t>
      </w:r>
    </w:p>
    <w:p>
      <w:pPr>
        <w:pStyle w:val="Normal"/>
        <w:bidi w:val="0"/>
        <w:jc w:val="start"/>
        <w:rPr/>
      </w:pPr>
      <w:r>
        <w:rPr/>
        <w:t xml:space="preserve">CVE </w:t>
      </w:r>
      <w:hyperlink r:id="rId13">
        <w:r>
          <w:rPr>
            <w:rStyle w:val="Hyperlink"/>
          </w:rPr>
          <w:t>JSON Github repository</w:t>
        </w:r>
      </w:hyperlink>
      <w:r>
        <w:rPr/>
        <w:t>.</w:t>
      </w:r>
    </w:p>
    <w:p>
      <w:pPr>
        <w:pStyle w:val="Normal"/>
        <w:bidi w:val="0"/>
        <w:jc w:val="start"/>
        <w:rPr/>
      </w:pPr>
      <w:r>
        <w:rPr/>
      </w:r>
    </w:p>
    <w:p>
      <w:pPr>
        <w:pStyle w:val="Normal"/>
        <w:bidi w:val="0"/>
        <w:jc w:val="start"/>
        <w:rPr/>
      </w:pPr>
      <w:r>
        <w:rPr/>
        <w:t xml:space="preserve">CVE Record structure in a nice </w:t>
      </w:r>
      <w:hyperlink r:id="rId14">
        <w:r>
          <w:rPr>
            <w:rStyle w:val="Hyperlink"/>
          </w:rPr>
          <w:t>Mindmap diagram.</w:t>
        </w:r>
      </w:hyperlink>
      <w:r>
        <w:rPr/>
        <w:t xml:space="preserve"> </w:t>
      </w:r>
    </w:p>
    <w:p>
      <w:pPr>
        <w:pStyle w:val="Normal"/>
        <w:bidi w:val="0"/>
        <w:jc w:val="start"/>
        <w:rPr/>
      </w:pPr>
      <w:r>
        <w:rPr/>
        <w:t xml:space="preserve">An Avanced Example </w:t>
      </w:r>
      <w:hyperlink r:id="rId15">
        <w:r>
          <w:rPr>
            <w:rStyle w:val="Hyperlink"/>
          </w:rPr>
          <w:t>JSON entry</w:t>
        </w:r>
      </w:hyperlink>
      <w:r>
        <w:rPr/>
        <w:t>.</w:t>
      </w:r>
    </w:p>
    <w:p>
      <w:pPr>
        <w:pStyle w:val="Normal"/>
        <w:bidi w:val="0"/>
        <w:jc w:val="start"/>
        <w:rPr/>
      </w:pPr>
      <w:r>
        <w:rPr/>
      </w:r>
    </w:p>
    <w:p>
      <w:pPr>
        <w:pStyle w:val="Normal"/>
        <w:bidi w:val="0"/>
        <w:jc w:val="start"/>
        <w:rPr/>
      </w:pPr>
      <w:r>
        <w:rPr/>
        <w:t xml:space="preserve">Information in a CVE Record has a tree structure represented by JSON dictionaries + lists.  </w:t>
      </w:r>
    </w:p>
    <w:p>
      <w:pPr>
        <w:pStyle w:val="Normal"/>
        <w:bidi w:val="0"/>
        <w:jc w:val="start"/>
        <w:rPr/>
      </w:pPr>
      <w:r>
        <w:rPr/>
      </w:r>
    </w:p>
    <w:p>
      <w:pPr>
        <w:pStyle w:val="Normal"/>
        <w:bidi w:val="0"/>
        <w:jc w:val="start"/>
        <w:rPr/>
      </w:pPr>
      <w:r>
        <w:rPr/>
        <w:t>Relevant properties / concepts:</w:t>
      </w:r>
    </w:p>
    <w:p>
      <w:pPr>
        <w:pStyle w:val="Normal"/>
        <w:bidi w:val="0"/>
        <w:jc w:val="start"/>
        <w:rPr/>
      </w:pPr>
      <w:r>
        <w:rPr/>
        <w:t>id, CNA, affected things, references, dates, credits, CVSS scores/metrics, vulnerability types, solutions, impacts, exploits.</w:t>
      </w:r>
    </w:p>
    <w:p>
      <w:pPr>
        <w:pStyle w:val="Normal"/>
        <w:bidi w:val="0"/>
        <w:jc w:val="start"/>
        <w:rPr/>
      </w:pPr>
      <w:r>
        <w:rPr/>
      </w:r>
    </w:p>
    <w:p>
      <w:pPr>
        <w:pStyle w:val="Heading4"/>
        <w:bidi w:val="0"/>
        <w:ind w:hanging="0" w:start="0"/>
        <w:jc w:val="start"/>
        <w:rPr/>
      </w:pPr>
      <w:r>
        <w:rPr/>
        <w:t>Key concepts and relationships:</w:t>
      </w:r>
    </w:p>
    <w:p>
      <w:pPr>
        <w:pStyle w:val="Normal"/>
        <w:bidi w:val="0"/>
        <w:jc w:val="start"/>
        <w:rPr/>
      </w:pPr>
      <w:r>
        <w:rPr>
          <w:b/>
          <w:bCs/>
        </w:rPr>
        <w:t>Relationships</w:t>
      </w:r>
      <w:r>
        <w:rPr/>
        <w:t xml:space="preserve"> are highlighted in </w:t>
      </w:r>
      <w:r>
        <w:rPr>
          <w:shd w:fill="FFFF00" w:val="clear"/>
        </w:rPr>
        <w:t>yellow</w:t>
      </w:r>
      <w:r>
        <w:rPr/>
        <w:t>.</w:t>
      </w:r>
    </w:p>
    <w:p>
      <w:pPr>
        <w:pStyle w:val="Normal"/>
        <w:bidi w:val="0"/>
        <w:jc w:val="start"/>
        <w:rPr/>
      </w:pPr>
      <w:r>
        <w:rPr/>
      </w:r>
    </w:p>
    <w:p>
      <w:pPr>
        <w:pStyle w:val="Normal"/>
        <w:bidi w:val="0"/>
        <w:jc w:val="start"/>
        <w:rPr/>
      </w:pPr>
      <w:r>
        <w:rPr/>
        <w:t>cveMetadata/cveId: string, assigned by CNA</w:t>
      </w:r>
    </w:p>
    <w:p>
      <w:pPr>
        <w:pStyle w:val="Normal"/>
        <w:bidi w:val="0"/>
        <w:jc w:val="start"/>
        <w:rPr/>
      </w:pPr>
      <w:r>
        <w:rPr/>
        <w:t>cveMetadata/datePublished: datetime</w:t>
      </w:r>
    </w:p>
    <w:p>
      <w:pPr>
        <w:pStyle w:val="Normal"/>
        <w:bidi w:val="0"/>
        <w:jc w:val="start"/>
        <w:rPr/>
      </w:pPr>
      <w:r>
        <w:rPr/>
        <w:t>cveMetadata/dateUpdated: datetime</w:t>
      </w:r>
    </w:p>
    <w:p>
      <w:pPr>
        <w:pStyle w:val="Normal"/>
        <w:bidi w:val="0"/>
        <w:jc w:val="start"/>
        <w:rPr/>
      </w:pPr>
      <w:r>
        <w:rPr/>
      </w:r>
    </w:p>
    <w:p>
      <w:pPr>
        <w:pStyle w:val="Normal"/>
        <w:bidi w:val="0"/>
        <w:jc w:val="start"/>
        <w:rPr/>
      </w:pPr>
      <w:r>
        <w:rPr/>
        <w:t>containers/cna/title: string, title, headline, or a brief phrase summarizing the CVE record</w:t>
      </w:r>
    </w:p>
    <w:p>
      <w:pPr>
        <w:pStyle w:val="Normal"/>
        <w:bidi w:val="0"/>
        <w:jc w:val="start"/>
        <w:rPr/>
      </w:pPr>
      <w:r>
        <w:rPr/>
      </w:r>
    </w:p>
    <w:p>
      <w:pPr>
        <w:pStyle w:val="Normal"/>
        <w:bidi w:val="0"/>
        <w:jc w:val="start"/>
        <w:rPr/>
      </w:pPr>
      <w:r>
        <w:rPr/>
        <w:t>containers/cna/affected: array, with affected products</w:t>
      </w:r>
    </w:p>
    <w:p>
      <w:pPr>
        <w:pStyle w:val="Normal"/>
        <w:bidi w:val="0"/>
        <w:jc w:val="start"/>
        <w:rPr/>
      </w:pPr>
      <w:r>
        <w:rPr/>
        <w:t>containers/cna/affected/[]/product: string, product name</w:t>
      </w:r>
    </w:p>
    <w:p>
      <w:pPr>
        <w:pStyle w:val="Normal"/>
        <w:bidi w:val="0"/>
        <w:jc w:val="start"/>
        <w:rPr/>
      </w:pPr>
      <w:r>
        <w:rPr/>
        <w:t>containers/cna/affected/[]/vendor: string</w:t>
      </w:r>
    </w:p>
    <w:p>
      <w:pPr>
        <w:pStyle w:val="Normal"/>
        <w:bidi w:val="0"/>
        <w:jc w:val="start"/>
        <w:rPr/>
      </w:pPr>
      <w:r>
        <w:rPr/>
        <w:t>containers/cna/affected/[]/defaultStatus: affected or unaffected</w:t>
      </w:r>
    </w:p>
    <w:p>
      <w:pPr>
        <w:pStyle w:val="Normal"/>
        <w:bidi w:val="0"/>
        <w:jc w:val="start"/>
        <w:rPr/>
      </w:pPr>
      <w:r>
        <w:rPr/>
        <w:t>containers/cna/affected/[]/versions: array, with version intervals for affected/unaffected</w:t>
      </w:r>
    </w:p>
    <w:p>
      <w:pPr>
        <w:pStyle w:val="Normal"/>
        <w:bidi w:val="0"/>
        <w:jc w:val="start"/>
        <w:rPr/>
      </w:pPr>
      <w:r>
        <w:rPr/>
      </w:r>
    </w:p>
    <w:p>
      <w:pPr>
        <w:pStyle w:val="Normal"/>
        <w:bidi w:val="0"/>
        <w:jc w:val="start"/>
        <w:rPr/>
      </w:pPr>
      <w:r>
        <w:rPr/>
        <w:t>containers/cna/descriptions: array</w:t>
      </w:r>
    </w:p>
    <w:p>
      <w:pPr>
        <w:pStyle w:val="Normal"/>
        <w:bidi w:val="0"/>
        <w:jc w:val="start"/>
        <w:rPr/>
      </w:pPr>
      <w:r>
        <w:rPr/>
        <w:t>containers/cna/descriptions/[]/lang: string, e.g. “en”, multilingual support.</w:t>
      </w:r>
    </w:p>
    <w:p>
      <w:pPr>
        <w:pStyle w:val="Normal"/>
        <w:bidi w:val="0"/>
        <w:jc w:val="start"/>
        <w:rPr/>
      </w:pPr>
      <w:r>
        <w:rPr/>
        <w:t>containers/cna/descriptions/[]/value: string – English description</w:t>
      </w:r>
    </w:p>
    <w:p>
      <w:pPr>
        <w:pStyle w:val="Normal"/>
        <w:bidi w:val="0"/>
        <w:jc w:val="start"/>
        <w:rPr/>
      </w:pPr>
      <w:r>
        <w:rPr/>
        <w:t>containers/cna/descriptions/[]/supportingMedia: array – multimedia descriptions, e.g. HTML, or images</w:t>
      </w:r>
    </w:p>
    <w:p>
      <w:pPr>
        <w:pStyle w:val="Normal"/>
        <w:bidi w:val="0"/>
        <w:jc w:val="start"/>
        <w:rPr/>
      </w:pPr>
      <w:r>
        <w:rPr/>
      </w:r>
    </w:p>
    <w:p>
      <w:pPr>
        <w:pStyle w:val="Normal"/>
        <w:bidi w:val="0"/>
        <w:jc w:val="start"/>
        <w:rPr>
          <w:b/>
          <w:bCs/>
        </w:rPr>
      </w:pPr>
      <w:r>
        <w:rPr>
          <w:b/>
          <w:bCs/>
        </w:rPr>
        <w:t>Relationship:</w:t>
      </w:r>
    </w:p>
    <w:p>
      <w:pPr>
        <w:pStyle w:val="Normal"/>
        <w:bidi w:val="0"/>
        <w:jc w:val="start"/>
        <w:rPr/>
      </w:pPr>
      <w:r>
        <w:rPr>
          <w:b/>
          <w:bCs/>
        </w:rPr>
        <w:t>containers/cna/impacts</w:t>
      </w:r>
      <w:r>
        <w:rPr/>
        <w:t xml:space="preserve">: array, consequences of a successfully exploited vulnerability, </w:t>
      </w:r>
      <w:r>
        <w:rPr>
          <w:shd w:fill="FFFF00" w:val="clear"/>
        </w:rPr>
        <w:t>links to CAPEC records</w:t>
      </w:r>
    </w:p>
    <w:p>
      <w:pPr>
        <w:pStyle w:val="Normal"/>
        <w:bidi w:val="0"/>
        <w:jc w:val="start"/>
        <w:rPr>
          <w:highlight w:val="none"/>
          <w:shd w:fill="FFFF00" w:val="clear"/>
        </w:rPr>
      </w:pPr>
      <w:r>
        <w:rPr>
          <w:shd w:fill="FFFF00" w:val="clear"/>
          <w:rPrChange w:id="0" w:author="I.C." w:date="2025-09-24T16:30:34Z"/>
        </w:rPr>
        <w:t>containers/cna/impacts/[]/capecId: string, ID of CAPEC record with attack pattern</w:t>
      </w:r>
    </w:p>
    <w:p>
      <w:pPr>
        <w:pStyle w:val="Normal"/>
        <w:bidi w:val="0"/>
        <w:jc w:val="start"/>
        <w:rPr/>
      </w:pPr>
      <w:r>
        <w:rPr/>
        <w:t>containers/cna/impacts/[]/descriptions: array, with CAPEC ID and title</w:t>
      </w:r>
    </w:p>
    <w:p>
      <w:pPr>
        <w:pStyle w:val="Normal"/>
        <w:bidi w:val="0"/>
        <w:jc w:val="start"/>
        <w:rPr/>
      </w:pPr>
      <w:r>
        <w:rPr/>
      </w:r>
    </w:p>
    <w:p>
      <w:pPr>
        <w:pStyle w:val="Normal"/>
        <w:bidi w:val="0"/>
        <w:jc w:val="start"/>
        <w:rPr/>
      </w:pPr>
      <w:r>
        <w:rPr/>
        <w:t>containers/cna/metrics[0]: CVSS metrics, key=CVSS version (e.g. 4.0)</w:t>
      </w:r>
    </w:p>
    <w:p>
      <w:pPr>
        <w:pStyle w:val="Normal"/>
        <w:bidi w:val="0"/>
        <w:jc w:val="start"/>
        <w:rPr>
          <w:b/>
          <w:bCs/>
        </w:rPr>
      </w:pPr>
      <w:r>
        <w:rPr>
          <w:b/>
          <w:bCs/>
        </w:rPr>
      </w:r>
    </w:p>
    <w:p>
      <w:pPr>
        <w:pStyle w:val="Normal"/>
        <w:bidi w:val="0"/>
        <w:jc w:val="start"/>
        <w:rPr/>
      </w:pPr>
      <w:r>
        <w:rPr>
          <w:b/>
          <w:bCs/>
          <w:shd w:fill="FFFF00" w:val="clear"/>
        </w:rPr>
        <w:t>containers/cna/problemTypes</w:t>
      </w:r>
      <w:r>
        <w:rPr>
          <w:shd w:fill="FFFF00" w:val="clear"/>
        </w:rPr>
        <w:t>: array, links to CWE records.</w:t>
      </w:r>
      <w:r>
        <w:rPr/>
        <w:t xml:space="preserve"> </w:t>
      </w:r>
    </w:p>
    <w:p>
      <w:pPr>
        <w:pStyle w:val="Normal"/>
        <w:bidi w:val="0"/>
        <w:jc w:val="start"/>
        <w:rPr/>
      </w:pPr>
      <w:r>
        <w:rPr/>
        <w:t>containers/cna/problemTypes/[]/descriptions: array</w:t>
      </w:r>
    </w:p>
    <w:p>
      <w:pPr>
        <w:pStyle w:val="Normal"/>
        <w:bidi w:val="0"/>
        <w:jc w:val="start"/>
        <w:rPr/>
      </w:pPr>
      <w:r>
        <w:rPr/>
        <w:t>containers/cna/problemTypes/[]/descriptions/[]/</w:t>
      </w:r>
      <w:r>
        <w:rPr>
          <w:shd w:fill="FFFF00" w:val="clear"/>
        </w:rPr>
        <w:t>cweId</w:t>
      </w:r>
      <w:r>
        <w:rPr/>
        <w:t>: string, CWE record ID</w:t>
      </w:r>
    </w:p>
    <w:p>
      <w:pPr>
        <w:pStyle w:val="Normal"/>
        <w:bidi w:val="0"/>
        <w:jc w:val="start"/>
        <w:rPr/>
      </w:pPr>
      <w:r>
        <w:rPr/>
        <w:t>containers/cna/problemTypes/[]/descriptions/[]/description: string, CWE ID + title (?)</w:t>
      </w:r>
    </w:p>
    <w:p>
      <w:pPr>
        <w:pStyle w:val="Normal"/>
        <w:bidi w:val="0"/>
        <w:jc w:val="start"/>
        <w:rPr/>
      </w:pPr>
      <w:r>
        <w:rPr/>
        <w:t>containers/cna/problemTypes/[]/descriptions/[]/lang: string, e.g. “en”</w:t>
      </w:r>
    </w:p>
    <w:p>
      <w:pPr>
        <w:pStyle w:val="Normal"/>
        <w:bidi w:val="0"/>
        <w:jc w:val="start"/>
        <w:rPr/>
      </w:pPr>
      <w:r>
        <w:rPr/>
        <w:t>containers/cna/problemTypes/[]/descriptions/[]/type: string, e.g. “CWE”</w:t>
      </w:r>
    </w:p>
    <w:p>
      <w:pPr>
        <w:pStyle w:val="Normal"/>
        <w:bidi w:val="0"/>
        <w:jc w:val="start"/>
        <w:rPr/>
      </w:pPr>
      <w:r>
        <w:rPr/>
      </w:r>
    </w:p>
    <w:p>
      <w:pPr>
        <w:pStyle w:val="Normal"/>
        <w:bidi w:val="0"/>
        <w:jc w:val="start"/>
        <w:rPr/>
      </w:pPr>
      <w:r>
        <w:rPr/>
        <w:t>containers/cna/configurations: array, Configurations required for exploiting this vulnerability.</w:t>
      </w:r>
    </w:p>
    <w:p>
      <w:pPr>
        <w:pStyle w:val="Normal"/>
        <w:bidi w:val="0"/>
        <w:jc w:val="start"/>
        <w:rPr/>
      </w:pPr>
      <w:r>
        <w:rPr/>
        <w:t>containers/cna/configurations/[]/description, string</w:t>
      </w:r>
    </w:p>
    <w:p>
      <w:pPr>
        <w:pStyle w:val="Normal"/>
        <w:bidi w:val="0"/>
        <w:jc w:val="start"/>
        <w:rPr/>
      </w:pPr>
      <w:r>
        <w:rPr/>
      </w:r>
    </w:p>
    <w:p>
      <w:pPr>
        <w:pStyle w:val="Normal"/>
        <w:bidi w:val="0"/>
        <w:jc w:val="start"/>
        <w:rPr/>
      </w:pPr>
      <w:r>
        <w:rPr/>
        <w:t>containers/cna/workarounds: array, Workarounds and mitigations for this vulnerability.</w:t>
      </w:r>
    </w:p>
    <w:p>
      <w:pPr>
        <w:pStyle w:val="Normal"/>
        <w:bidi w:val="0"/>
        <w:jc w:val="start"/>
        <w:rPr/>
      </w:pPr>
      <w:r>
        <w:rPr/>
        <w:t>containers/cna/workarounds/[]/description: string</w:t>
      </w:r>
    </w:p>
    <w:p>
      <w:pPr>
        <w:pStyle w:val="Normal"/>
        <w:bidi w:val="0"/>
        <w:jc w:val="start"/>
        <w:rPr/>
      </w:pPr>
      <w:r>
        <w:rPr/>
      </w:r>
    </w:p>
    <w:p>
      <w:pPr>
        <w:pStyle w:val="Normal"/>
        <w:bidi w:val="0"/>
        <w:jc w:val="start"/>
        <w:rPr/>
      </w:pPr>
      <w:r>
        <w:rPr/>
        <w:t>containers/cna/solutions: array, Information about solutions or remediations available for this vulnerability.</w:t>
      </w:r>
    </w:p>
    <w:p>
      <w:pPr>
        <w:pStyle w:val="Normal"/>
        <w:bidi w:val="0"/>
        <w:jc w:val="start"/>
        <w:rPr/>
      </w:pPr>
      <w:r>
        <w:rPr/>
        <w:t>containers/cna/solutions/[]/description: string</w:t>
      </w:r>
    </w:p>
    <w:p>
      <w:pPr>
        <w:pStyle w:val="Normal"/>
        <w:bidi w:val="0"/>
        <w:jc w:val="start"/>
        <w:rPr/>
      </w:pPr>
      <w:r>
        <w:rPr/>
      </w:r>
    </w:p>
    <w:p>
      <w:pPr>
        <w:pStyle w:val="Normal"/>
        <w:bidi w:val="0"/>
        <w:jc w:val="start"/>
        <w:rPr/>
      </w:pPr>
      <w:r>
        <w:rPr/>
        <w:t>containers/cna/exploits: array, Information about exploits of the vulnerability.</w:t>
      </w:r>
    </w:p>
    <w:p>
      <w:pPr>
        <w:pStyle w:val="Normal"/>
        <w:bidi w:val="0"/>
        <w:jc w:val="start"/>
        <w:rPr/>
      </w:pPr>
      <w:r>
        <w:rPr/>
        <w:t>containers/cna/exploits/[]/description: string</w:t>
      </w:r>
    </w:p>
    <w:p>
      <w:pPr>
        <w:pStyle w:val="Normal"/>
        <w:bidi w:val="0"/>
        <w:jc w:val="start"/>
        <w:rPr/>
      </w:pPr>
      <w:r>
        <w:rPr/>
      </w:r>
    </w:p>
    <w:p>
      <w:pPr>
        <w:pStyle w:val="Normal"/>
        <w:bidi w:val="0"/>
        <w:jc w:val="start"/>
        <w:rPr/>
      </w:pPr>
      <w:r>
        <w:rPr/>
        <w:t>containers/cna/references: array, reference data (URLs or embedded)</w:t>
      </w:r>
    </w:p>
    <w:p>
      <w:pPr>
        <w:pStyle w:val="Normal"/>
        <w:bidi w:val="0"/>
        <w:jc w:val="start"/>
        <w:rPr/>
      </w:pPr>
      <w:r>
        <w:rPr/>
      </w:r>
    </w:p>
    <w:p>
      <w:pPr>
        <w:pStyle w:val="Normal"/>
        <w:bidi w:val="0"/>
        <w:jc w:val="start"/>
        <w:rPr/>
      </w:pPr>
      <w:r>
        <w:rPr/>
        <w:t>containers/cna/timeline: array, timeline information for significant events about this vulnerability or changes to the CVE Record.</w:t>
      </w:r>
    </w:p>
    <w:p>
      <w:pPr>
        <w:pStyle w:val="Normal"/>
        <w:bidi w:val="0"/>
        <w:jc w:val="start"/>
        <w:rPr/>
      </w:pPr>
      <w:r>
        <w:rPr/>
      </w:r>
    </w:p>
    <w:p>
      <w:pPr>
        <w:pStyle w:val="Normal"/>
        <w:bidi w:val="0"/>
        <w:jc w:val="start"/>
        <w:rPr/>
      </w:pPr>
      <w:r>
        <w:rPr>
          <w:b/>
          <w:bCs/>
        </w:rPr>
        <w:t>containers/adp</w:t>
      </w:r>
      <w:r>
        <w:rPr/>
        <w:t xml:space="preserve"> – information from Authorized Data Publishers , similar to containers/cna</w:t>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ind w:hanging="0" w:start="0"/>
        <w:jc w:val="start"/>
        <w:rPr/>
      </w:pPr>
      <w:bookmarkStart w:id="22" w:name="__RefHeading___Toc5924_1956390754"/>
      <w:bookmarkEnd w:id="22"/>
      <w:r>
        <w:rPr/>
        <w:t>MITRE CAPEC</w:t>
      </w:r>
    </w:p>
    <w:p>
      <w:pPr>
        <w:pStyle w:val="Normal"/>
        <w:bidi w:val="0"/>
        <w:jc w:val="start"/>
        <w:rPr/>
      </w:pPr>
      <w:r>
        <w:rPr/>
        <w:t xml:space="preserve">The </w:t>
      </w:r>
      <w:hyperlink r:id="rId16">
        <w:r>
          <w:rPr>
            <w:rStyle w:val="Hyperlink"/>
          </w:rPr>
          <w:t>Common Attack Pattern Enumeration and Classification (CAPEC) effort</w:t>
        </w:r>
      </w:hyperlink>
      <w:r>
        <w:rPr/>
        <w:t xml:space="preserve"> provides a publicly available catalog of common attack patterns that helps users understand how adversaries exploit weaknesses in applications and other cyber-enabled capabilities.</w:t>
      </w:r>
    </w:p>
    <w:p>
      <w:pPr>
        <w:pStyle w:val="Normal"/>
        <w:bidi w:val="0"/>
        <w:jc w:val="start"/>
        <w:rPr/>
      </w:pPr>
      <w:r>
        <w:rPr/>
      </w:r>
    </w:p>
    <w:p>
      <w:pPr>
        <w:pStyle w:val="Normal"/>
        <w:bidi w:val="0"/>
        <w:jc w:val="start"/>
        <w:rPr/>
      </w:pPr>
      <w:r>
        <w:rPr/>
        <w:t>An attack pattern is an abstraction mechanism for helping describe how an attack is executed. Each pattern defines a challenge that an attacker may face, provides a description of the common technique(s) used to meet the challenge, and presents recommended methods for mitigating an actual attack.</w:t>
      </w:r>
    </w:p>
    <w:p>
      <w:pPr>
        <w:pStyle w:val="Normal"/>
        <w:bidi w:val="0"/>
        <w:jc w:val="start"/>
        <w:rPr/>
      </w:pPr>
      <w:r>
        <w:rPr/>
      </w:r>
    </w:p>
    <w:p>
      <w:pPr>
        <w:pStyle w:val="Normal"/>
        <w:bidi w:val="0"/>
        <w:jc w:val="start"/>
        <w:rPr/>
      </w:pPr>
      <w:r>
        <w:rPr/>
        <w:t xml:space="preserve">A CAPEC record provides a detailed description of an attack pattern that an adversary can use to exploit weaknesses in software and hardware. </w:t>
      </w:r>
    </w:p>
    <w:p>
      <w:pPr>
        <w:pStyle w:val="Normal"/>
        <w:bidi w:val="0"/>
        <w:jc w:val="start"/>
        <w:rPr/>
      </w:pPr>
      <w:r>
        <w:rPr/>
      </w:r>
    </w:p>
    <w:p>
      <w:pPr>
        <w:pStyle w:val="Normal"/>
        <w:bidi w:val="0"/>
        <w:jc w:val="start"/>
        <w:rPr/>
      </w:pPr>
      <w:r>
        <w:rPr/>
        <w:t xml:space="preserve">Each record details the method and techniques behind a specific type of attack, often linked to a corresponding weakness in the Common Weakness Enumeration (CWE). Each attack pattern captures knowledge about how specific parts of an attack are designed and executed, and gives guidance on ways to mitigate the attack's effectiveness. </w:t>
      </w:r>
    </w:p>
    <w:p>
      <w:pPr>
        <w:pStyle w:val="Normal"/>
        <w:bidi w:val="0"/>
        <w:jc w:val="start"/>
        <w:rPr/>
      </w:pPr>
      <w:r>
        <w:rPr/>
        <w:t>As September 2025 there are 559 attack patterns.</w:t>
      </w:r>
    </w:p>
    <w:p>
      <w:pPr>
        <w:pStyle w:val="Normal"/>
        <w:bidi w:val="0"/>
        <w:jc w:val="start"/>
        <w:rPr/>
      </w:pPr>
      <w:r>
        <w:rPr/>
      </w:r>
    </w:p>
    <w:p>
      <w:pPr>
        <w:pStyle w:val="Normal"/>
        <w:bidi w:val="0"/>
        <w:jc w:val="start"/>
        <w:rPr/>
      </w:pPr>
      <w:hyperlink r:id="rId17">
        <w:r>
          <w:rPr>
            <w:rStyle w:val="Hyperlink"/>
          </w:rPr>
          <w:t>Comparison between CAPEC and ATT&amp;CK</w:t>
        </w:r>
      </w:hyperlink>
      <w:r>
        <w:rPr/>
        <w:t>.</w:t>
      </w:r>
    </w:p>
    <w:p>
      <w:pPr>
        <w:pStyle w:val="Normal"/>
        <w:bidi w:val="0"/>
        <w:jc w:val="start"/>
        <w:rPr/>
      </w:pPr>
      <w:r>
        <w:rPr/>
      </w:r>
    </w:p>
    <w:p>
      <w:pPr>
        <w:pStyle w:val="Normal"/>
        <w:bidi w:val="0"/>
        <w:jc w:val="start"/>
        <w:rPr/>
      </w:pPr>
      <w:r>
        <w:rPr/>
        <w:t xml:space="preserve">CAPEC source documents are written in the XML format. The schema is described in English on </w:t>
      </w:r>
      <w:hyperlink r:id="rId18">
        <w:r>
          <w:rPr>
            <w:rStyle w:val="Hyperlink"/>
          </w:rPr>
          <w:t>this page</w:t>
        </w:r>
      </w:hyperlink>
      <w:r>
        <w:rPr/>
        <w:t xml:space="preserve">, last modified in 01/2023. </w:t>
      </w:r>
    </w:p>
    <w:p>
      <w:pPr>
        <w:pStyle w:val="Normal"/>
        <w:bidi w:val="0"/>
        <w:jc w:val="start"/>
        <w:rPr/>
      </w:pPr>
      <w:r>
        <w:rPr/>
        <w:t xml:space="preserve">The CAPEC XML Schema </w:t>
      </w:r>
      <w:hyperlink r:id="rId19">
        <w:r>
          <w:rPr>
            <w:rStyle w:val="Hyperlink"/>
          </w:rPr>
          <w:t>Document</w:t>
        </w:r>
      </w:hyperlink>
      <w:r>
        <w:rPr/>
        <w:t xml:space="preserve"> (XSD) formally defines the CAPEC document language. It is at version 3.5, as of 09/2025.</w:t>
      </w:r>
    </w:p>
    <w:p>
      <w:pPr>
        <w:pStyle w:val="Normal"/>
        <w:bidi w:val="0"/>
        <w:jc w:val="start"/>
        <w:rPr/>
      </w:pPr>
      <w:r>
        <w:rPr/>
      </w:r>
    </w:p>
    <w:p>
      <w:pPr>
        <w:pStyle w:val="Heading4"/>
        <w:bidi w:val="0"/>
        <w:ind w:hanging="0" w:start="0"/>
        <w:jc w:val="start"/>
        <w:rPr/>
      </w:pPr>
      <w:r>
        <w:rPr/>
        <w:t>Key concepts and relationships:</w:t>
      </w:r>
    </w:p>
    <w:p>
      <w:pPr>
        <w:pStyle w:val="Normal"/>
        <w:bidi w:val="0"/>
        <w:jc w:val="start"/>
        <w:rPr/>
      </w:pPr>
      <w:r>
        <w:rPr/>
        <w:t>Below is a list of the relevant XML paths. Paths with names starting with @ indicate XML element attribute names. A number between / and / indicates an enumeration (or sequence) of elements.</w:t>
      </w:r>
    </w:p>
    <w:p>
      <w:pPr>
        <w:pStyle w:val="Normal"/>
        <w:bidi w:val="0"/>
        <w:jc w:val="start"/>
        <w:rPr/>
      </w:pPr>
      <w:r>
        <w:rPr>
          <w:b/>
          <w:bCs/>
        </w:rPr>
        <w:t>Relationships</w:t>
      </w:r>
      <w:r>
        <w:rPr/>
        <w:t xml:space="preserve"> are highlighted in </w:t>
      </w:r>
      <w:r>
        <w:rPr>
          <w:shd w:fill="FFFF00" w:val="clear"/>
        </w:rPr>
        <w:t>yellow</w:t>
      </w:r>
      <w:r>
        <w:rPr/>
        <w:t>.</w:t>
      </w:r>
    </w:p>
    <w:p>
      <w:pPr>
        <w:pStyle w:val="Normal"/>
        <w:bidi w:val="0"/>
        <w:jc w:val="start"/>
        <w:rPr/>
      </w:pPr>
      <w:r>
        <w:rPr/>
      </w:r>
    </w:p>
    <w:p>
      <w:pPr>
        <w:pStyle w:val="Normal"/>
        <w:bidi w:val="0"/>
        <w:jc w:val="start"/>
        <w:rPr/>
      </w:pPr>
      <w:r>
        <w:rPr/>
        <w:t xml:space="preserve">Attack_Pattern_Catalog/@Date </w:t>
        <w:tab/>
        <w:tab/>
        <w:t>string, “yyyy-mm-dd”, date of this version</w:t>
      </w:r>
    </w:p>
    <w:p>
      <w:pPr>
        <w:pStyle w:val="Normal"/>
        <w:bidi w:val="0"/>
        <w:jc w:val="start"/>
        <w:rPr/>
      </w:pPr>
      <w:r>
        <w:rPr/>
        <w:t>Attack_Pattern_Catalog/@Name</w:t>
        <w:tab/>
        <w:tab/>
        <w:t>string, catalog name</w:t>
        <w:tab/>
        <w:tab/>
      </w:r>
    </w:p>
    <w:p>
      <w:pPr>
        <w:pStyle w:val="Normal"/>
        <w:bidi w:val="0"/>
        <w:jc w:val="start"/>
        <w:rPr/>
      </w:pPr>
      <w:r>
        <w:rPr/>
        <w:t>Attack_Pattern_Catalog/@Version</w:t>
        <w:tab/>
        <w:tab/>
        <w:t>string, e.g. “3.5”</w:t>
      </w:r>
    </w:p>
    <w:p>
      <w:pPr>
        <w:pStyle w:val="Normal"/>
        <w:bidi w:val="0"/>
        <w:jc w:val="start"/>
        <w:rPr/>
      </w:pPr>
      <w:r>
        <w:rPr/>
      </w:r>
    </w:p>
    <w:p>
      <w:pPr>
        <w:pStyle w:val="Normal"/>
        <w:bidi w:val="0"/>
        <w:jc w:val="start"/>
        <w:rPr/>
      </w:pPr>
      <w:r>
        <w:rPr/>
      </w:r>
    </w:p>
    <w:p>
      <w:pPr>
        <w:pStyle w:val="Normal"/>
        <w:bidi w:val="0"/>
        <w:jc w:val="start"/>
        <w:rPr>
          <w:b/>
          <w:bCs/>
        </w:rPr>
      </w:pPr>
      <w:r>
        <w:rPr>
          <w:b/>
          <w:bCs/>
        </w:rPr>
        <w:t>Attack_Pattern_Catalog/Attack_Patterns/Attack_Pattern/0</w:t>
      </w:r>
    </w:p>
    <w:p>
      <w:pPr>
        <w:pStyle w:val="Normal"/>
        <w:bidi w:val="0"/>
        <w:jc w:val="start"/>
        <w:rPr/>
      </w:pPr>
      <w:r>
        <w:rPr/>
        <w:t>...@Abstraction</w:t>
        <w:tab/>
        <w:tab/>
        <w:t>string, “Detailed” or “Standard” or “Meta”</w:t>
      </w:r>
    </w:p>
    <w:p>
      <w:pPr>
        <w:pStyle w:val="Normal"/>
        <w:bidi w:val="0"/>
        <w:jc w:val="start"/>
        <w:rPr/>
      </w:pPr>
      <w:r>
        <w:rPr/>
        <w:t>...@ID</w:t>
        <w:tab/>
        <w:tab/>
        <w:tab/>
        <w:tab/>
        <w:t>int, CAPEC ID</w:t>
      </w:r>
    </w:p>
    <w:p>
      <w:pPr>
        <w:pStyle w:val="Normal"/>
        <w:bidi w:val="0"/>
        <w:jc w:val="start"/>
        <w:rPr/>
      </w:pPr>
      <w:r>
        <w:rPr/>
        <w:t>...@Name</w:t>
        <w:tab/>
        <w:tab/>
        <w:tab/>
        <w:t>string, attack pattern name</w:t>
      </w:r>
    </w:p>
    <w:p>
      <w:pPr>
        <w:pStyle w:val="Normal"/>
        <w:bidi w:val="0"/>
        <w:jc w:val="start"/>
        <w:rPr/>
      </w:pPr>
      <w:r>
        <w:rPr/>
        <w:t>...@Status</w:t>
        <w:tab/>
        <w:tab/>
        <w:tab/>
        <w:t>string, “Stable” or “Draft”</w:t>
      </w:r>
    </w:p>
    <w:p>
      <w:pPr>
        <w:pStyle w:val="Normal"/>
        <w:bidi w:val="0"/>
        <w:jc w:val="start"/>
        <w:rPr/>
      </w:pPr>
      <w:r>
        <w:rPr/>
      </w:r>
    </w:p>
    <w:p>
      <w:pPr>
        <w:pStyle w:val="Normal"/>
        <w:bidi w:val="0"/>
        <w:jc w:val="start"/>
        <w:rPr/>
      </w:pPr>
      <w:r>
        <w:rPr/>
        <w:t xml:space="preserve">.../Consequences/Consequence/0 </w:t>
      </w:r>
    </w:p>
    <w:p>
      <w:pPr>
        <w:pStyle w:val="Normal"/>
        <w:bidi w:val="0"/>
        <w:jc w:val="start"/>
        <w:rPr/>
      </w:pPr>
      <w:r>
        <w:rPr/>
        <w:tab/>
        <w:t>.../Impact</w:t>
        <w:tab/>
        <w:tab/>
        <w:t>string, e.g. Execute Unauthorized Commands</w:t>
      </w:r>
    </w:p>
    <w:p>
      <w:pPr>
        <w:pStyle w:val="Normal"/>
        <w:bidi w:val="0"/>
        <w:jc w:val="start"/>
        <w:rPr/>
      </w:pPr>
      <w:r>
        <w:rPr/>
        <w:tab/>
        <w:t>.../Scope</w:t>
        <w:tab/>
        <w:tab/>
        <w:t>string, e.g. Availability, Confidentiality, Integrity</w:t>
      </w:r>
    </w:p>
    <w:p>
      <w:pPr>
        <w:pStyle w:val="Normal"/>
        <w:bidi w:val="0"/>
        <w:jc w:val="start"/>
        <w:rPr/>
      </w:pPr>
      <w:r>
        <w:rPr/>
        <w:tab/>
        <w:t>.../Note</w:t>
        <w:tab/>
        <w:tab/>
        <w:t>string</w:t>
      </w:r>
    </w:p>
    <w:p>
      <w:pPr>
        <w:pStyle w:val="Normal"/>
        <w:bidi w:val="0"/>
        <w:jc w:val="start"/>
        <w:rPr/>
      </w:pPr>
      <w:r>
        <w:rPr/>
      </w:r>
    </w:p>
    <w:p>
      <w:pPr>
        <w:pStyle w:val="Normal"/>
        <w:bidi w:val="0"/>
        <w:jc w:val="start"/>
        <w:rPr/>
      </w:pPr>
      <w:r>
        <w:rPr/>
        <w:t>.../Content_History/Submission</w:t>
      </w:r>
    </w:p>
    <w:p>
      <w:pPr>
        <w:pStyle w:val="Normal"/>
        <w:bidi w:val="0"/>
        <w:jc w:val="start"/>
        <w:rPr/>
      </w:pPr>
      <w:r>
        <w:rPr/>
        <w:tab/>
        <w:t>.../Submission_Date</w:t>
        <w:tab/>
        <w:tab/>
        <w:t>string, “yyyy-mm-dd”</w:t>
      </w:r>
    </w:p>
    <w:p>
      <w:pPr>
        <w:pStyle w:val="Normal"/>
        <w:bidi w:val="0"/>
        <w:jc w:val="start"/>
        <w:rPr/>
      </w:pPr>
      <w:r>
        <w:rPr/>
        <w:tab/>
        <w:t>.../Submission_Name</w:t>
      </w:r>
    </w:p>
    <w:p>
      <w:pPr>
        <w:pStyle w:val="Normal"/>
        <w:bidi w:val="0"/>
        <w:jc w:val="start"/>
        <w:rPr/>
      </w:pPr>
      <w:r>
        <w:rPr/>
        <w:tab/>
        <w:t>.../Submission_Organization</w:t>
      </w:r>
    </w:p>
    <w:p>
      <w:pPr>
        <w:pStyle w:val="Normal"/>
        <w:bidi w:val="0"/>
        <w:jc w:val="start"/>
        <w:rPr/>
      </w:pPr>
      <w:r>
        <w:rPr/>
      </w:r>
    </w:p>
    <w:p>
      <w:pPr>
        <w:pStyle w:val="Normal"/>
        <w:bidi w:val="0"/>
        <w:jc w:val="start"/>
        <w:rPr/>
      </w:pPr>
      <w:r>
        <w:rPr/>
        <w:t>.../Content_History/Modification/0</w:t>
      </w:r>
    </w:p>
    <w:p>
      <w:pPr>
        <w:pStyle w:val="Normal"/>
        <w:bidi w:val="0"/>
        <w:jc w:val="start"/>
        <w:rPr/>
      </w:pPr>
      <w:r>
        <w:rPr/>
        <w:tab/>
        <w:t>.../Modification_Name</w:t>
        <w:tab/>
        <w:t>string, who did it</w:t>
      </w:r>
    </w:p>
    <w:p>
      <w:pPr>
        <w:pStyle w:val="Normal"/>
        <w:bidi w:val="0"/>
        <w:jc w:val="start"/>
        <w:rPr/>
      </w:pPr>
      <w:r>
        <w:rPr/>
        <w:tab/>
        <w:t>.../Modification_Organization</w:t>
      </w:r>
    </w:p>
    <w:p>
      <w:pPr>
        <w:pStyle w:val="Normal"/>
        <w:bidi w:val="0"/>
        <w:jc w:val="start"/>
        <w:rPr/>
      </w:pPr>
      <w:r>
        <w:rPr/>
        <w:tab/>
        <w:t>.../Modification_Date</w:t>
        <w:tab/>
        <w:tab/>
        <w:t>string, “yyyy-mm-dd”</w:t>
      </w:r>
    </w:p>
    <w:p>
      <w:pPr>
        <w:pStyle w:val="Normal"/>
        <w:bidi w:val="0"/>
        <w:jc w:val="start"/>
        <w:rPr/>
      </w:pPr>
      <w:r>
        <w:rPr/>
        <w:tab/>
        <w:t>.../Modification_Comment</w:t>
      </w:r>
    </w:p>
    <w:p>
      <w:pPr>
        <w:pStyle w:val="Normal"/>
        <w:bidi w:val="0"/>
        <w:jc w:val="start"/>
        <w:rPr/>
      </w:pPr>
      <w:r>
        <w:rPr/>
      </w:r>
    </w:p>
    <w:p>
      <w:pPr>
        <w:pStyle w:val="Normal"/>
        <w:bidi w:val="0"/>
        <w:jc w:val="start"/>
        <w:rPr/>
      </w:pPr>
      <w:r>
        <w:rPr/>
        <w:t>.../Description</w:t>
        <w:tab/>
        <w:tab/>
        <w:tab/>
        <w:t>string</w:t>
      </w:r>
    </w:p>
    <w:p>
      <w:pPr>
        <w:pStyle w:val="Normal"/>
        <w:bidi w:val="0"/>
        <w:jc w:val="start"/>
        <w:rPr/>
      </w:pPr>
      <w:r>
        <w:rPr/>
      </w:r>
    </w:p>
    <w:p>
      <w:pPr>
        <w:pStyle w:val="Normal"/>
        <w:bidi w:val="0"/>
        <w:jc w:val="start"/>
        <w:rPr/>
      </w:pPr>
      <w:r>
        <w:rPr/>
        <w:t>.../Example_Instances/Example/0</w:t>
        <w:tab/>
        <w:t>string, example</w:t>
      </w:r>
    </w:p>
    <w:p>
      <w:pPr>
        <w:pStyle w:val="Normal"/>
        <w:bidi w:val="0"/>
        <w:jc w:val="start"/>
        <w:rPr/>
      </w:pPr>
      <w:r>
        <w:rPr/>
      </w:r>
    </w:p>
    <w:p>
      <w:pPr>
        <w:pStyle w:val="Normal"/>
        <w:bidi w:val="0"/>
        <w:jc w:val="start"/>
        <w:rPr/>
      </w:pPr>
      <w:r>
        <w:rPr/>
        <w:t xml:space="preserve"> </w:t>
      </w:r>
      <w:r>
        <w:rPr/>
        <w:t>.../Execution_Flow/Attack_Step/0</w:t>
      </w:r>
    </w:p>
    <w:p>
      <w:pPr>
        <w:pStyle w:val="Normal"/>
        <w:bidi w:val="0"/>
        <w:jc w:val="start"/>
        <w:rPr/>
      </w:pPr>
      <w:r>
        <w:rPr/>
        <w:tab/>
        <w:t>.../Description</w:t>
        <w:tab/>
        <w:tab/>
        <w:tab/>
        <w:t>string, step descriptions</w:t>
        <w:tab/>
      </w:r>
    </w:p>
    <w:p>
      <w:pPr>
        <w:pStyle w:val="Normal"/>
        <w:bidi w:val="0"/>
        <w:jc w:val="start"/>
        <w:rPr/>
      </w:pPr>
      <w:r>
        <w:rPr/>
        <w:tab/>
        <w:t>.../Phase</w:t>
        <w:tab/>
        <w:tab/>
        <w:tab/>
        <w:t>string, e.g. “Explore”, “Experiment”</w:t>
      </w:r>
    </w:p>
    <w:p>
      <w:pPr>
        <w:pStyle w:val="Normal"/>
        <w:bidi w:val="0"/>
        <w:jc w:val="start"/>
        <w:rPr/>
      </w:pPr>
      <w:r>
        <w:rPr/>
        <w:tab/>
        <w:t>.../Step</w:t>
        <w:tab/>
        <w:tab/>
        <w:tab/>
        <w:tab/>
        <w:t>int, step number, from 1</w:t>
      </w:r>
    </w:p>
    <w:p>
      <w:pPr>
        <w:pStyle w:val="Normal"/>
        <w:bidi w:val="0"/>
        <w:jc w:val="start"/>
        <w:rPr/>
      </w:pPr>
      <w:r>
        <w:rPr/>
      </w:r>
    </w:p>
    <w:p>
      <w:pPr>
        <w:pStyle w:val="Normal"/>
        <w:bidi w:val="0"/>
        <w:jc w:val="start"/>
        <w:rPr/>
      </w:pPr>
      <w:r>
        <w:rPr/>
        <w:t>.../Likelihood_Of_Attack</w:t>
        <w:tab/>
        <w:tab/>
        <w:t>string, e.g. “Low”, “High”</w:t>
      </w:r>
    </w:p>
    <w:p>
      <w:pPr>
        <w:pStyle w:val="Normal"/>
        <w:bidi w:val="0"/>
        <w:jc w:val="start"/>
        <w:rPr/>
      </w:pPr>
      <w:r>
        <w:rPr/>
      </w:r>
    </w:p>
    <w:p>
      <w:pPr>
        <w:pStyle w:val="Normal"/>
        <w:bidi w:val="0"/>
        <w:jc w:val="start"/>
        <w:rPr/>
      </w:pPr>
      <w:r>
        <w:rPr/>
        <w:t>.../Mitigations/Mitigation/0</w:t>
        <w:tab/>
        <w:tab/>
        <w:t>string, how to mitigates</w:t>
      </w:r>
    </w:p>
    <w:p>
      <w:pPr>
        <w:pStyle w:val="Normal"/>
        <w:bidi w:val="0"/>
        <w:jc w:val="start"/>
        <w:rPr/>
      </w:pPr>
      <w:r>
        <w:rPr/>
      </w:r>
    </w:p>
    <w:p>
      <w:pPr>
        <w:pStyle w:val="Normal"/>
        <w:bidi w:val="0"/>
        <w:jc w:val="start"/>
        <w:rPr/>
      </w:pPr>
      <w:r>
        <w:rPr/>
        <w:t>.../Prerequisites/Prerequisite/0</w:t>
        <w:tab/>
        <w:t>string, attack prerequisite</w:t>
      </w:r>
    </w:p>
    <w:p>
      <w:pPr>
        <w:pStyle w:val="Normal"/>
        <w:bidi w:val="0"/>
        <w:jc w:val="start"/>
        <w:rPr/>
      </w:pPr>
      <w:r>
        <w:rPr/>
      </w:r>
    </w:p>
    <w:p>
      <w:pPr>
        <w:pStyle w:val="Normal"/>
        <w:bidi w:val="0"/>
        <w:jc w:val="start"/>
        <w:rPr>
          <w:b/>
          <w:bCs/>
          <w:highlight w:val="none"/>
          <w:shd w:fill="FFFF00" w:val="clear"/>
        </w:rPr>
      </w:pPr>
      <w:r>
        <w:rPr>
          <w:b/>
          <w:bCs/>
          <w:shd w:fill="FFFF00" w:val="clear"/>
        </w:rPr>
        <w:t>.../Related_Attack_Patterns/Related_Attack_Pattern/0</w:t>
      </w:r>
    </w:p>
    <w:p>
      <w:pPr>
        <w:pStyle w:val="Normal"/>
        <w:bidi w:val="0"/>
        <w:jc w:val="start"/>
        <w:rPr/>
      </w:pPr>
      <w:r>
        <w:rPr/>
        <w:tab/>
        <w:t>.../@CAPEC_ID</w:t>
        <w:tab/>
        <w:tab/>
        <w:t>int, related CAPEC ID</w:t>
      </w:r>
    </w:p>
    <w:p>
      <w:pPr>
        <w:pStyle w:val="Normal"/>
        <w:bidi w:val="0"/>
        <w:jc w:val="start"/>
        <w:rPr/>
      </w:pPr>
      <w:r>
        <w:rPr/>
        <w:tab/>
        <w:t>.../@Nature</w:t>
        <w:tab/>
        <w:tab/>
        <w:tab/>
        <w:t>string, relationship type: ChildOf, CanPrecede, PeerOf</w:t>
      </w:r>
    </w:p>
    <w:p>
      <w:pPr>
        <w:pStyle w:val="Normal"/>
        <w:bidi w:val="0"/>
        <w:jc w:val="start"/>
        <w:rPr/>
      </w:pPr>
      <w:r>
        <w:rPr/>
      </w:r>
    </w:p>
    <w:p>
      <w:pPr>
        <w:pStyle w:val="Normal"/>
        <w:bidi w:val="0"/>
        <w:jc w:val="start"/>
        <w:rPr/>
      </w:pPr>
      <w:r>
        <w:rPr/>
        <w:t>.</w:t>
      </w:r>
      <w:r>
        <w:rPr>
          <w:shd w:fill="FFFF00" w:val="clear"/>
        </w:rPr>
        <w:t>../Related_Weaknesses/Related_Weakness/0</w:t>
      </w:r>
    </w:p>
    <w:p>
      <w:pPr>
        <w:pStyle w:val="Normal"/>
        <w:bidi w:val="0"/>
        <w:jc w:val="start"/>
        <w:rPr/>
      </w:pPr>
      <w:r>
        <w:rPr/>
        <w:tab/>
        <w:t>.../@</w:t>
      </w:r>
      <w:r>
        <w:rPr>
          <w:shd w:fill="FFFF00" w:val="clear"/>
        </w:rPr>
        <w:t>CWE_ID</w:t>
      </w:r>
      <w:r>
        <w:rPr/>
        <w:tab/>
        <w:tab/>
        <w:tab/>
        <w:t>int, related CWE ID, e.g. “276”</w:t>
      </w:r>
    </w:p>
    <w:p>
      <w:pPr>
        <w:pStyle w:val="Normal"/>
        <w:bidi w:val="0"/>
        <w:jc w:val="start"/>
        <w:rPr/>
      </w:pPr>
      <w:r>
        <w:rPr/>
      </w:r>
    </w:p>
    <w:p>
      <w:pPr>
        <w:pStyle w:val="Normal"/>
        <w:bidi w:val="0"/>
        <w:jc w:val="start"/>
        <w:rPr/>
      </w:pPr>
      <w:r>
        <w:rPr/>
        <w:t>.../Resources_Required/Resource/0</w:t>
        <w:tab/>
        <w:t>string</w:t>
      </w:r>
    </w:p>
    <w:p>
      <w:pPr>
        <w:pStyle w:val="Normal"/>
        <w:bidi w:val="0"/>
        <w:jc w:val="start"/>
        <w:rPr/>
      </w:pPr>
      <w:r>
        <w:rPr/>
      </w:r>
    </w:p>
    <w:p>
      <w:pPr>
        <w:pStyle w:val="Normal"/>
        <w:bidi w:val="0"/>
        <w:jc w:val="start"/>
        <w:rPr/>
      </w:pPr>
      <w:r>
        <w:rPr/>
        <w:t>.../Typical_Severity</w:t>
        <w:tab/>
        <w:tab/>
        <w:tab/>
        <w:t>string, e.g. “Low”, “Medium”, “High”, “Very High”</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ind w:hanging="0" w:start="0"/>
        <w:jc w:val="start"/>
        <w:rPr/>
      </w:pPr>
      <w:bookmarkStart w:id="23" w:name="__RefHeading___Toc5926_1956390754"/>
      <w:bookmarkEnd w:id="23"/>
      <w:r>
        <w:rPr/>
        <w:t>MITRE ENGAGE</w:t>
      </w:r>
    </w:p>
    <w:p>
      <w:pPr>
        <w:pStyle w:val="BodyText"/>
        <w:bidi w:val="0"/>
        <w:jc w:val="start"/>
        <w:rPr/>
      </w:pPr>
      <w:hyperlink r:id="rId20">
        <w:r>
          <w:rPr>
            <w:rStyle w:val="Hyperlink"/>
          </w:rPr>
          <w:t>MITRE Engage</w:t>
        </w:r>
      </w:hyperlink>
      <w:r>
        <w:rPr/>
        <w:t xml:space="preserve"> is a framework for planning and discussing adversary engagement operations. It defines.</w:t>
      </w:r>
    </w:p>
    <w:p>
      <w:pPr>
        <w:pStyle w:val="BodyText"/>
        <w:bidi w:val="0"/>
        <w:jc w:val="start"/>
        <w:rPr/>
      </w:pPr>
      <w:r>
        <w:rPr/>
        <w:t xml:space="preserve">The main Engage </w:t>
      </w:r>
      <w:hyperlink r:id="rId21">
        <w:r>
          <w:rPr>
            <w:rStyle w:val="Hyperlink"/>
          </w:rPr>
          <w:t>Github repository</w:t>
        </w:r>
      </w:hyperlink>
      <w:r>
        <w:rPr/>
        <w:t xml:space="preserve"> seems to be from 2022. The JSON files posted in the </w:t>
      </w:r>
      <w:hyperlink r:id="rId22">
        <w:r>
          <w:rPr>
            <w:rStyle w:val="Hyperlink"/>
          </w:rPr>
          <w:t>Data/json</w:t>
        </w:r>
      </w:hyperlink>
      <w:r>
        <w:rPr/>
        <w:t xml:space="preserve"> directory define the concepts and relationships in this framework. It seems there is no explicit schema document.</w:t>
      </w:r>
    </w:p>
    <w:p>
      <w:pPr>
        <w:pStyle w:val="BodyText"/>
        <w:bidi w:val="0"/>
        <w:jc w:val="start"/>
        <w:rPr/>
      </w:pPr>
      <w:r>
        <w:rPr/>
        <w:t>The JSON file structure differs from ATT&amp;CK and all others. Concept IDs are given as dictionary keys in some files or as values to “id” keys. Relationships in the concept *_detailed.json files are specified with adjacency lists given as properties. Additionally, relationships between Engage concepts and mappings to ATT&amp;CK concepts are listed in several .json files, as seen below. Information related to relationships is repeated several times. The overall design seems very ad-hoc.</w:t>
      </w:r>
    </w:p>
    <w:p>
      <w:pPr>
        <w:pStyle w:val="BodyText"/>
        <w:bidi w:val="0"/>
        <w:jc w:val="start"/>
        <w:rPr/>
      </w:pPr>
      <w:r>
        <w:rPr/>
        <w:t>The repository includes mappings (relationships) between ATT&amp;CK Techniques and Tactics that are relevant for Engage, defined in file attack_tactics_techniques.json. At this time I could not determine if these relationships are reproduced from those defined in the ATT&amp;CK dataset.</w:t>
      </w:r>
    </w:p>
    <w:p>
      <w:pPr>
        <w:pStyle w:val="BodyText"/>
        <w:bidi w:val="0"/>
        <w:jc w:val="start"/>
        <w:rPr/>
      </w:pPr>
      <w:r>
        <w:rPr/>
        <w:t>The Engage schema pulls in from ATT&amp;CK these concepts:</w:t>
      </w:r>
    </w:p>
    <w:p>
      <w:pPr>
        <w:pStyle w:val="BodyText"/>
        <w:numPr>
          <w:ilvl w:val="0"/>
          <w:numId w:val="2"/>
        </w:numPr>
        <w:bidi w:val="0"/>
        <w:jc w:val="start"/>
        <w:rPr/>
      </w:pPr>
      <w:r>
        <w:rPr/>
        <w:t>attack_technique, as course-of-action and attack-pattern</w:t>
      </w:r>
    </w:p>
    <w:p>
      <w:pPr>
        <w:pStyle w:val="BodyText"/>
        <w:numPr>
          <w:ilvl w:val="0"/>
          <w:numId w:val="2"/>
        </w:numPr>
        <w:bidi w:val="0"/>
        <w:jc w:val="start"/>
        <w:rPr/>
      </w:pPr>
      <w:r>
        <w:rPr/>
        <w:t>attack_tactic, as x-mitre-tactic</w:t>
      </w:r>
    </w:p>
    <w:p>
      <w:pPr>
        <w:pStyle w:val="BodyText"/>
        <w:bidi w:val="0"/>
        <w:jc w:val="start"/>
        <w:rPr/>
      </w:pPr>
      <w:r>
        <w:rPr/>
        <w:t xml:space="preserve">and includes all relevant details in its own implicit classes (e.g. attack_technique) included in file activity_details.json. Vulnerabilities are </w:t>
      </w:r>
      <w:r>
        <w:rPr>
          <w:b/>
          <w:bCs/>
        </w:rPr>
        <w:t xml:space="preserve">not </w:t>
      </w:r>
      <w:r>
        <w:rPr/>
        <w:t>mapped to CVE or CWE.</w:t>
      </w:r>
    </w:p>
    <w:p>
      <w:pPr>
        <w:pStyle w:val="BodyText"/>
        <w:bidi w:val="0"/>
        <w:jc w:val="start"/>
        <w:rPr>
          <w:rFonts w:ascii="DejaVu Sans Mono" w:hAnsi="DejaVu Sans Mono"/>
          <w:sz w:val="20"/>
          <w:szCs w:val="20"/>
        </w:rPr>
      </w:pPr>
      <w:r>
        <w:rPr>
          <w:rFonts w:ascii="DejaVu Sans Mono" w:hAnsi="DejaVu Sans Mono"/>
          <w:sz w:val="20"/>
          <w:szCs w:val="20"/>
        </w:rPr>
      </w:r>
    </w:p>
    <w:p>
      <w:pPr>
        <w:pStyle w:val="Heading4"/>
        <w:numPr>
          <w:ilvl w:val="0"/>
          <w:numId w:val="0"/>
        </w:numPr>
        <w:bidi w:val="0"/>
        <w:ind w:hanging="0" w:start="0"/>
        <w:jc w:val="start"/>
        <w:rPr/>
      </w:pPr>
      <w:r>
        <w:rPr/>
        <w:t>Key concepts and relationships:</w:t>
      </w:r>
    </w:p>
    <w:p>
      <w:pPr>
        <w:pStyle w:val="BodyText"/>
        <w:bidi w:val="0"/>
        <w:jc w:val="start"/>
        <w:rPr/>
      </w:pPr>
      <w:r>
        <w:rPr/>
        <w:t xml:space="preserve">The concepts are: </w:t>
      </w:r>
    </w:p>
    <w:p>
      <w:pPr>
        <w:pStyle w:val="BodyText"/>
        <w:bidi w:val="0"/>
        <w:spacing w:lineRule="auto" w:line="240" w:before="0" w:after="0"/>
        <w:jc w:val="start"/>
        <w:rPr>
          <w:rFonts w:ascii="DejaVu Sans Mono" w:hAnsi="DejaVu Sans Mono"/>
          <w:b/>
          <w:bCs/>
          <w:sz w:val="20"/>
          <w:szCs w:val="20"/>
        </w:rPr>
      </w:pPr>
      <w:r>
        <w:rPr>
          <w:rFonts w:ascii="DejaVu Sans Mono" w:hAnsi="DejaVu Sans Mono"/>
          <w:b/>
          <w:bCs/>
          <w:sz w:val="20"/>
          <w:szCs w:val="20"/>
        </w:rPr>
        <w:t>Concept</w:t>
        <w:tab/>
        <w:tab/>
        <w:t>File name</w:t>
        <w:tab/>
        <w:tab/>
        <w:tab/>
        <w:t>Property</w:t>
        <w:tab/>
        <w:tab/>
        <w:tab/>
        <w:t>Comment or Ex.</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 xml:space="preserve">Goal </w:t>
        <w:tab/>
        <w:tab/>
        <w:tab/>
        <w:t>goal_details.json</w:t>
        <w:tab/>
        <w:tab/>
        <w:t>(id, key in dict)</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name</w:t>
        <w:tab/>
        <w:tab/>
        <w:tab/>
        <w:tab/>
        <w:t>Expose</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description</w:t>
        <w:tab/>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long_description</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type</w:t>
        <w:tab/>
        <w:tab/>
        <w:tab/>
        <w:tab/>
        <w:t>Engagement</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 xml:space="preserve">Activity </w:t>
        <w:tab/>
        <w:tab/>
        <w:t>activity_details.json</w:t>
        <w:tab/>
        <w:t>(id, key in dict)</w:t>
        <w:tab/>
        <w:tab/>
        <w:t>EAC0001</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name</w:t>
        <w:tab/>
        <w:tab/>
        <w:tab/>
        <w:tab/>
        <w:t>API Monitoring</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type</w:t>
        <w:tab/>
        <w:tab/>
        <w:tab/>
        <w:tab/>
        <w:t>Engagement</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description</w:t>
        <w:tab/>
        <w:tab/>
        <w:tab/>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long_description</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goals (rel.)</w:t>
        <w:tab/>
        <w:tab/>
        <w:t>list[goal id]</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vulnerabilities (rel.)</w:t>
        <w:tab/>
        <w:t>list[vuln]</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attack_techniques (rel)</w:t>
        <w:tab/>
        <w:t>list[attck tec]</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attack_tactics (rel)</w:t>
        <w:tab/>
        <w:t>list[attck tac]</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approaches (rel)</w:t>
        <w:tab/>
        <w:tab/>
        <w:t>list[appr id]</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 xml:space="preserve">references (rel) </w:t>
        <w:tab/>
        <w:tab/>
        <w:t>list[ref]</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 xml:space="preserve">Approach </w:t>
        <w:tab/>
        <w:tab/>
        <w:t>approach_details.jsonl</w:t>
        <w:tab/>
        <w:t>(id, key in dict)</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 xml:space="preserve">type </w:t>
        <w:tab/>
        <w:tab/>
        <w:tab/>
        <w:tab/>
        <w:t>"Engagement"</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name</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description</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long_description</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goals (rel)</w:t>
        <w:tab/>
        <w:tab/>
        <w:tab/>
        <w:t>list[goal id]</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activities (rel)</w:t>
        <w:tab/>
        <w:tab/>
        <w:t>list[activ.id]</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vulnerability</w:t>
        <w:tab/>
        <w:t>activity_details.json</w:t>
        <w:tab/>
        <w:t>id</w:t>
        <w:tab/>
        <w:tab/>
        <w:tab/>
        <w:tab/>
        <w:t>EAV0001</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eav</w:t>
        <w:tab/>
        <w:tab/>
        <w:tab/>
        <w:tab/>
        <w:t>description</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attack_technique</w:t>
        <w:tab/>
        <w:t>activity_details.json</w:t>
        <w:tab/>
        <w:t xml:space="preserve">id </w:t>
        <w:tab/>
        <w:tab/>
        <w:tab/>
        <w:tab/>
        <w:t xml:space="preserve">ATT&amp;CK, </w:t>
      </w:r>
    </w:p>
    <w:p>
      <w:pPr>
        <w:pStyle w:val="BodyText"/>
        <w:bidi w:val="0"/>
        <w:spacing w:lineRule="auto" w:line="240" w:before="0" w:after="0"/>
        <w:jc w:val="start"/>
        <w:rPr/>
      </w:pPr>
      <w:r>
        <w:rPr>
          <w:rFonts w:ascii="DejaVu Sans Mono" w:hAnsi="DejaVu Sans Mono"/>
          <w:sz w:val="20"/>
          <w:szCs w:val="20"/>
        </w:rPr>
        <w:tab/>
        <w:tab/>
        <w:tab/>
        <w:tab/>
        <w:tab/>
        <w:tab/>
        <w:tab/>
        <w:tab/>
        <w:tab/>
        <w:tab/>
        <w:tab/>
        <w:t>course-of-action</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ab/>
        <w:tab/>
        <w:tab/>
        <w:tab/>
        <w:t>technique ID</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attack_tactics (rel)</w:t>
        <w:tab/>
        <w:t>list[str]</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name</w:t>
        <w:tab/>
        <w:tab/>
        <w:tab/>
        <w:tab/>
        <w:t>ATT&amp;CK name (~)</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attack_tactic</w:t>
        <w:tab/>
        <w:t>activity_details.json</w:t>
        <w:tab/>
        <w:t>id</w:t>
        <w:tab/>
        <w:tab/>
        <w:tab/>
        <w:tab/>
        <w:t xml:space="preserve">ATT&amp;CK ID, </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(very thin)</w:t>
        <w:tab/>
        <w:tab/>
        <w:tab/>
        <w:tab/>
        <w:tab/>
        <w:tab/>
        <w:tab/>
        <w:t>x-mitre-tactic</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name</w:t>
        <w:tab/>
        <w:tab/>
        <w:tab/>
        <w:tab/>
        <w:t>string</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reference</w:t>
        <w:tab/>
        <w:tab/>
        <w:t>activity_details.json</w:t>
        <w:tab/>
        <w:t>id</w:t>
        <w:tab/>
        <w:tab/>
        <w:tab/>
        <w:tab/>
        <w:t>e.g. REF0007</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and</w:t>
        <w:tab/>
        <w:tab/>
        <w:tab/>
        <w:tab/>
        <w:t>title</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ab/>
        <w:tab/>
        <w:tab/>
        <w:tab/>
        <w:t>url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b/>
        <w:tab/>
        <w:tab/>
        <w:t>in references.json:</w:t>
        <w:tab/>
        <w:t>activity_id (rel)</w:t>
        <w:tab/>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pPr>
      <w:r>
        <w:rPr/>
      </w:r>
    </w:p>
    <w:p>
      <w:pPr>
        <w:pStyle w:val="BodyText"/>
        <w:bidi w:val="0"/>
        <w:spacing w:lineRule="auto" w:line="240" w:before="0" w:after="0"/>
        <w:jc w:val="start"/>
        <w:rPr/>
      </w:pPr>
      <w:r>
        <w:rPr/>
      </w:r>
    </w:p>
    <w:p>
      <w:pPr>
        <w:pStyle w:val="BodyText"/>
        <w:bidi w:val="0"/>
        <w:jc w:val="start"/>
        <w:rPr/>
      </w:pPr>
      <w:r>
        <w:rPr/>
        <w:t>Relationships are captured by attributes in the details files and _mappings files, as follows.</w:t>
      </w:r>
    </w:p>
    <w:p>
      <w:pPr>
        <w:pStyle w:val="BodyText"/>
        <w:bidi w:val="0"/>
        <w:jc w:val="start"/>
        <w:rPr/>
      </w:pPr>
      <w:r>
        <w:rPr/>
        <w:t xml:space="preserve">Some relationship are </w:t>
      </w:r>
    </w:p>
    <w:p>
      <w:pPr>
        <w:pStyle w:val="BodyText"/>
        <w:bidi w:val="0"/>
        <w:spacing w:lineRule="auto" w:line="240" w:before="0" w:after="0"/>
        <w:jc w:val="start"/>
        <w:rPr>
          <w:rFonts w:ascii="DejaVu Sans Mono" w:hAnsi="DejaVu Sans Mono"/>
          <w:b/>
          <w:bCs/>
          <w:sz w:val="20"/>
          <w:szCs w:val="20"/>
        </w:rPr>
      </w:pPr>
      <w:r>
        <w:rPr>
          <w:rFonts w:ascii="DejaVu Sans Mono" w:hAnsi="DejaVu Sans Mono"/>
          <w:b/>
          <w:bCs/>
          <w:sz w:val="20"/>
          <w:szCs w:val="20"/>
        </w:rPr>
        <w:t>Relationship</w:t>
        <w:tab/>
        <w:tab/>
        <w:tab/>
        <w:t>File name</w:t>
        <w:tab/>
        <w:tab/>
        <w:tab/>
        <w:t>Comment</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Activity - Goal</w:t>
        <w:tab/>
        <w:tab/>
        <w:tab/>
        <w:t>activity_details.jsonl</w:t>
      </w:r>
    </w:p>
    <w:p>
      <w:pPr>
        <w:pStyle w:val="BodyText"/>
        <w:bidi w:val="0"/>
        <w:spacing w:lineRule="auto" w:line="240" w:before="0" w:after="0"/>
        <w:ind w:hanging="0" w:start="0" w:end="-89"/>
        <w:jc w:val="start"/>
        <w:rPr>
          <w:rFonts w:ascii="DejaVu Sans Mono" w:hAnsi="DejaVu Sans Mono"/>
          <w:sz w:val="20"/>
          <w:szCs w:val="20"/>
        </w:rPr>
      </w:pPr>
      <w:r>
        <w:rPr>
          <w:rFonts w:ascii="DejaVu Sans Mono" w:hAnsi="DejaVu Sans Mono"/>
          <w:sz w:val="20"/>
          <w:szCs w:val="20"/>
        </w:rPr>
        <w:t>Activity - Approach</w:t>
        <w:tab/>
        <w:tab/>
        <w:t>activity_details.jsonl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Activity - vulnerability</w:t>
        <w:tab/>
        <w:t>activity_details.jsonl</w:t>
      </w:r>
    </w:p>
    <w:p>
      <w:pPr>
        <w:pStyle w:val="BodyText"/>
        <w:bidi w:val="0"/>
        <w:spacing w:lineRule="auto" w:line="240" w:before="0" w:after="0"/>
        <w:ind w:hanging="0" w:start="0" w:end="-89"/>
        <w:jc w:val="start"/>
        <w:rPr>
          <w:rFonts w:ascii="DejaVu Sans Mono" w:hAnsi="DejaVu Sans Mono"/>
          <w:sz w:val="20"/>
          <w:szCs w:val="20"/>
        </w:rPr>
      </w:pPr>
      <w:r>
        <w:rPr>
          <w:rFonts w:ascii="DejaVu Sans Mono" w:hAnsi="DejaVu Sans Mono"/>
          <w:sz w:val="20"/>
          <w:szCs w:val="20"/>
        </w:rPr>
        <w:t>Activity - attack_technique</w:t>
      </w:r>
      <w:del w:id="475" w:author="I.C." w:date="2025-09-24T15:29:43Z">
        <w:r>
          <w:rPr>
            <w:rFonts w:ascii="DejaVu Sans Mono" w:hAnsi="DejaVu Sans Mono"/>
            <w:sz w:val="20"/>
            <w:szCs w:val="20"/>
          </w:rPr>
          <w:delText>s</w:delText>
        </w:r>
      </w:del>
      <w:r>
        <w:rPr>
          <w:rFonts w:ascii="DejaVu Sans Mono" w:hAnsi="DejaVu Sans Mono"/>
          <w:sz w:val="20"/>
          <w:szCs w:val="20"/>
        </w:rPr>
        <w:tab/>
        <w:t>activity_details.jsonl</w:t>
        <w:tab/>
        <w:t>indirect to ATT&amp;CK technique</w:t>
      </w:r>
    </w:p>
    <w:p>
      <w:pPr>
        <w:pStyle w:val="BodyText"/>
        <w:bidi w:val="0"/>
        <w:spacing w:lineRule="auto" w:line="240" w:before="0" w:after="0"/>
        <w:ind w:hanging="0" w:start="0" w:end="-89"/>
        <w:jc w:val="start"/>
        <w:rPr>
          <w:rFonts w:ascii="DejaVu Sans Mono" w:hAnsi="DejaVu Sans Mono"/>
          <w:sz w:val="20"/>
          <w:szCs w:val="20"/>
        </w:rPr>
      </w:pPr>
      <w:r>
        <w:rPr>
          <w:rFonts w:ascii="DejaVu Sans Mono" w:hAnsi="DejaVu Sans Mono"/>
          <w:sz w:val="20"/>
          <w:szCs w:val="20"/>
        </w:rPr>
        <w:t>Activity - attack_tactic</w:t>
        <w:tab/>
        <w:t>activity_details.jsonl</w:t>
        <w:tab/>
      </w:r>
    </w:p>
    <w:p>
      <w:pPr>
        <w:pStyle w:val="BodyText"/>
        <w:bidi w:val="0"/>
        <w:spacing w:lineRule="auto" w:line="240" w:before="0" w:after="0"/>
        <w:ind w:hanging="0" w:start="0" w:end="-89"/>
        <w:jc w:val="start"/>
        <w:rPr>
          <w:rFonts w:ascii="DejaVu Sans Mono" w:hAnsi="DejaVu Sans Mono"/>
          <w:sz w:val="20"/>
          <w:szCs w:val="20"/>
        </w:rPr>
      </w:pPr>
      <w:r>
        <w:rPr>
          <w:rFonts w:ascii="DejaVu Sans Mono" w:hAnsi="DejaVu Sans Mono"/>
          <w:sz w:val="20"/>
          <w:szCs w:val="20"/>
        </w:rPr>
        <w:t>Activity - reference</w:t>
        <w:tab/>
        <w:tab/>
        <w:t>activity_details.jsonl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Approach - Goal</w:t>
        <w:tab/>
        <w:t xml:space="preserve"> </w:t>
        <w:tab/>
        <w:tab/>
        <w:t>approach_details.jsonl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Approach - Activity</w:t>
        <w:tab/>
        <w:tab/>
        <w:t>approach_details.jsonl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Goal - Approach</w:t>
        <w:tab/>
        <w:tab/>
        <w:tab/>
        <w:t>goal_approach_mappings.jsonl and goal_details.jsonl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attack_technique - ATTACK:technique</w:t>
        <w:tab/>
        <w:t xml:space="preserve">   activity_details.jsonl, attack_mapping.jsonl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attack_technique - vulnerability</w:t>
        <w:tab/>
        <w:t xml:space="preserve">   attack_mapping.jsonl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attack_technique - Activity</w:t>
        <w:tab/>
        <w:tab/>
        <w:t xml:space="preserve">   attack_mapping.jsonl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attack_technique - ATTACK:x-mitre-tactic</w:t>
        <w:tab/>
        <w:t>attack_tactics_techniques.jsonl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attack_tactic - ATTACK:x-mitre-tactic activity_details.jsonl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vulnerability - attack_tactic activity_details.jsonl</w:t>
        <w:tab/>
        <w:t>vul. as key in act. dct</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t>reference - Activity</w:t>
        <w:tab/>
        <w:tab/>
        <w:t xml:space="preserve"> activity_details.json, references.jsonl</w:t>
      </w:r>
    </w:p>
    <w:p>
      <w:pPr>
        <w:pStyle w:val="BodyText"/>
        <w:bidi w:val="0"/>
        <w:spacing w:lineRule="auto" w:line="240" w:before="0" w:after="0"/>
        <w:jc w:val="start"/>
        <w:rPr>
          <w:rFonts w:ascii="DejaVu Sans Mono" w:hAnsi="DejaVu Sans Mono"/>
          <w:sz w:val="20"/>
          <w:szCs w:val="20"/>
        </w:rPr>
      </w:pPr>
      <w:r>
        <w:rPr>
          <w:rFonts w:ascii="DejaVu Sans Mono" w:hAnsi="DejaVu Sans Mono"/>
          <w:sz w:val="20"/>
          <w:szCs w:val="20"/>
        </w:rPr>
      </w:r>
      <w:r>
        <w:br w:type="page"/>
      </w:r>
    </w:p>
    <w:p>
      <w:pPr>
        <w:pStyle w:val="Heading2"/>
        <w:bidi w:val="0"/>
        <w:spacing w:before="0" w:after="120"/>
        <w:ind w:hanging="0" w:start="0"/>
        <w:jc w:val="start"/>
        <w:rPr/>
      </w:pPr>
      <w:bookmarkStart w:id="24" w:name="__RefHeading___Toc5874_1956390754"/>
      <w:bookmarkEnd w:id="24"/>
      <w:r>
        <w:rPr/>
        <w:t>Neo4J CTI Graph Database Schema</w:t>
      </w:r>
    </w:p>
    <w:p>
      <w:pPr>
        <w:pStyle w:val="Normal"/>
        <w:bidi w:val="0"/>
        <w:jc w:val="start"/>
        <w:rPr/>
      </w:pPr>
      <w:r>
        <w:rPr/>
        <w:t>The CTI graph DB will need more refinement in these directions:</w:t>
      </w:r>
    </w:p>
    <w:p>
      <w:pPr>
        <w:pStyle w:val="Normal"/>
        <w:numPr>
          <w:ilvl w:val="0"/>
          <w:numId w:val="6"/>
        </w:numPr>
        <w:bidi w:val="0"/>
        <w:jc w:val="start"/>
        <w:rPr/>
      </w:pPr>
      <w:r>
        <w:rPr/>
        <w:t xml:space="preserve">Subgraphs related to a CTI concept (e.g. CWE) are captured by a single node in the neo4j DB that refers to a dictionary. Explicit navigable relationships are missing. For example, several CWE records refer to the same Detection_Method. CWEs “Use of Inherently Dangerous Function” and “Creation of chroot Jail Without Changing Working Directory” and “ Detection_Method” refer to Detection_Method DM-14 “Automated Static Analysis”. </w:t>
      </w:r>
    </w:p>
    <w:p>
      <w:pPr>
        <w:pStyle w:val="Normal"/>
        <w:numPr>
          <w:ilvl w:val="0"/>
          <w:numId w:val="6"/>
        </w:numPr>
        <w:bidi w:val="0"/>
        <w:jc w:val="start"/>
        <w:rPr/>
      </w:pPr>
      <w:r>
        <w:rPr/>
        <w:t xml:space="preserve">Some CTI concepts and their relationships are missing, such as </w:t>
      </w:r>
      <w:r>
        <w:rPr>
          <w:i/>
          <w:iCs/>
        </w:rPr>
        <w:t>x-mitre-data-source</w:t>
      </w:r>
      <w:r>
        <w:rPr/>
        <w:t xml:space="preserve">, </w:t>
      </w:r>
      <w:r>
        <w:rPr>
          <w:i/>
          <w:iCs/>
        </w:rPr>
        <w:t>x-mitre-data-component.</w:t>
      </w:r>
    </w:p>
    <w:p>
      <w:pPr>
        <w:pStyle w:val="Normal"/>
        <w:numPr>
          <w:ilvl w:val="0"/>
          <w:numId w:val="6"/>
        </w:numPr>
        <w:bidi w:val="0"/>
        <w:jc w:val="start"/>
        <w:rPr/>
      </w:pPr>
      <w:r>
        <w:rPr>
          <w:i w:val="false"/>
          <w:iCs w:val="false"/>
        </w:rPr>
        <w:t xml:space="preserve">ATT&amp;CK </w:t>
      </w:r>
      <w:r>
        <w:rPr>
          <w:i/>
          <w:iCs/>
        </w:rPr>
        <w:t xml:space="preserve">revoked_by </w:t>
      </w:r>
      <w:r>
        <w:rPr>
          <w:i w:val="false"/>
          <w:iCs w:val="false"/>
        </w:rPr>
        <w:t xml:space="preserve">relationships are missing. </w:t>
      </w:r>
    </w:p>
    <w:p>
      <w:pPr>
        <w:pStyle w:val="Normal"/>
        <w:numPr>
          <w:ilvl w:val="0"/>
          <w:numId w:val="6"/>
        </w:numPr>
        <w:bidi w:val="0"/>
        <w:jc w:val="start"/>
        <w:rPr/>
      </w:pPr>
      <w:r>
        <w:rPr>
          <w:i w:val="false"/>
          <w:iCs w:val="false"/>
        </w:rPr>
        <w:t>Neo4J nodes must include all the properties needed by Cypher queries, including last-modified date, name, external id.</w:t>
      </w:r>
    </w:p>
    <w:p>
      <w:pPr>
        <w:pStyle w:val="Normal"/>
        <w:bidi w:val="0"/>
        <w:jc w:val="start"/>
        <w:rPr>
          <w:i w:val="false"/>
          <w:i w:val="false"/>
          <w:iCs w:val="false"/>
        </w:rPr>
      </w:pPr>
      <w:r>
        <w:rPr>
          <w:i w:val="false"/>
          <w:iCs w:val="false"/>
        </w:rPr>
      </w:r>
    </w:p>
    <w:p>
      <w:pPr>
        <w:pStyle w:val="Normal"/>
        <w:bidi w:val="0"/>
        <w:jc w:val="start"/>
        <w:rPr>
          <w:highlight w:val="none"/>
          <w:shd w:fill="FFFF00" w:val="clear"/>
        </w:rPr>
      </w:pPr>
      <w:r>
        <w:rPr>
          <w:shd w:fill="FFFF00" w:val="clear"/>
        </w:rPr>
        <w:t>NOTE: A CTI domain expert involved in template formulation must weigh in and coordinate with the CTI DB team on the necessary CTI graph schema.</w:t>
      </w:r>
    </w:p>
    <w:p>
      <w:pPr>
        <w:pStyle w:val="Normal"/>
        <w:bidi w:val="0"/>
        <w:jc w:val="start"/>
        <w:rPr/>
      </w:pPr>
      <w:r>
        <w:rPr/>
      </w:r>
    </w:p>
    <w:p>
      <w:pPr>
        <w:pStyle w:val="Normal"/>
        <w:bidi w:val="0"/>
        <w:jc w:val="start"/>
        <w:rPr/>
      </w:pPr>
      <w:r>
        <w:rPr/>
        <w:t xml:space="preserve">The information below was obtained on 9/5/2025 from the Athena CTI Neo4J server. </w:t>
      </w:r>
    </w:p>
    <w:p>
      <w:pPr>
        <w:pStyle w:val="Normal"/>
        <w:bidi w:val="0"/>
        <w:jc w:val="start"/>
        <w:rPr/>
      </w:pPr>
      <w:r>
        <w:rPr/>
      </w:r>
    </w:p>
    <w:p>
      <w:pPr>
        <w:pStyle w:val="Normal"/>
        <w:bidi w:val="0"/>
        <w:jc w:val="start"/>
        <w:rPr/>
      </w:pPr>
      <w:r>
        <w:rPr/>
        <w:t xml:space="preserve">The graph is shown below, in </w:t>
      </w:r>
      <w:r>
        <w:rPr/>
        <w:fldChar w:fldCharType="begin"/>
      </w:r>
      <w:r>
        <w:rPr/>
        <w:instrText xml:space="preserve"> REF Ref_Figure1_label_and_number \h </w:instrText>
      </w:r>
      <w:r>
        <w:rPr/>
        <w:fldChar w:fldCharType="separate"/>
      </w:r>
      <w:r>
        <w:rPr/>
        <w:t>Figure 2</w:t>
      </w:r>
      <w:r>
        <w:rPr/>
        <w:fldChar w:fldCharType="end"/>
      </w:r>
      <w:r>
        <w:rPr/>
        <w:t xml:space="preserve">: </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 xml:space="preserve">The nodes and properties of the Neo4J CTI </w:t>
      </w:r>
      <w:r>
        <w:rPr>
          <w:b/>
          <w:bCs/>
          <w:i w:val="false"/>
          <w:iCs w:val="false"/>
        </w:rPr>
        <w:t>graph model</w:t>
      </w: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484620" cy="5296535"/>
                <wp:effectExtent l="0" t="0" r="0" b="0"/>
                <wp:wrapTopAndBottom/>
                <wp:docPr id="14" name="Frame2"/>
                <a:graphic xmlns:a="http://schemas.openxmlformats.org/drawingml/2006/main">
                  <a:graphicData uri="http://schemas.microsoft.com/office/word/2010/wordprocessingShape">
                    <wps:wsp>
                      <wps:cNvSpPr/>
                      <wps:spPr>
                        <a:xfrm>
                          <a:off x="0" y="0"/>
                          <a:ext cx="6484680" cy="529668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jc w:val="start"/>
                              <w:rPr/>
                            </w:pPr>
                            <w:bookmarkStart w:id="25" w:name="Ref_Figure1_label_and_number"/>
                            <w:r>
                              <w:rPr>
                                <w:color w:val="000000"/>
                              </w:rPr>
                              <w:drawing>
                                <wp:inline distT="0" distB="0" distL="0" distR="0">
                                  <wp:extent cx="6484620" cy="5088890"/>
                                  <wp:effectExtent l="0" t="0" r="0" b="0"/>
                                  <wp:docPr id="1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 title=""/>
                                          <pic:cNvPicPr>
                                            <a:picLocks noChangeAspect="1" noChangeArrowheads="1"/>
                                          </pic:cNvPicPr>
                                        </pic:nvPicPr>
                                        <pic:blipFill>
                                          <a:blip r:embed="rId23"/>
                                          <a:stretch>
                                            <a:fillRect/>
                                          </a:stretch>
                                        </pic:blipFill>
                                        <pic:spPr bwMode="auto">
                                          <a:xfrm>
                                            <a:off x="0" y="0"/>
                                            <a:ext cx="6484620" cy="508889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bookmarkEnd w:id="25"/>
                            <w:r>
                              <w:rPr>
                                <w:color w:val="000000"/>
                              </w:rPr>
                              <w:t>: ASG neo4j CTI database extracted using Cypher queries.</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6pt;margin-top:0.05pt;width:510.55pt;height:417pt;mso-wrap-style:square;v-text-anchor:top;mso-position-horizontal:center">
                <v:fill o:detectmouseclick="t" type="solid" color2="black"/>
                <v:stroke color="#3465a4" joinstyle="round" endcap="flat"/>
                <v:textbox>
                  <w:txbxContent>
                    <w:p>
                      <w:pPr>
                        <w:pStyle w:val="Figure"/>
                        <w:bidi w:val="0"/>
                        <w:spacing w:before="120" w:after="120"/>
                        <w:jc w:val="start"/>
                        <w:rPr/>
                      </w:pPr>
                      <w:bookmarkStart w:id="26" w:name="Ref_Figure1_label_and_number"/>
                      <w:r>
                        <w:rPr>
                          <w:color w:val="000000"/>
                        </w:rPr>
                        <w:drawing>
                          <wp:inline distT="0" distB="0" distL="0" distR="0">
                            <wp:extent cx="6484620" cy="5088890"/>
                            <wp:effectExtent l="0" t="0" r="0" b="0"/>
                            <wp:docPr id="1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title=""/>
                                    <pic:cNvPicPr>
                                      <a:picLocks noChangeAspect="1" noChangeArrowheads="1"/>
                                    </pic:cNvPicPr>
                                  </pic:nvPicPr>
                                  <pic:blipFill>
                                    <a:blip r:embed="rId24"/>
                                    <a:stretch>
                                      <a:fillRect/>
                                    </a:stretch>
                                  </pic:blipFill>
                                  <pic:spPr bwMode="auto">
                                    <a:xfrm>
                                      <a:off x="0" y="0"/>
                                      <a:ext cx="6484620" cy="508889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bookmarkEnd w:id="26"/>
                      <w:r>
                        <w:rPr>
                          <w:color w:val="000000"/>
                        </w:rPr>
                        <w:t>: ASG neo4j CTI database extracted using Cypher queries.</w:t>
                      </w:r>
                    </w:p>
                  </w:txbxContent>
                </v:textbox>
                <w10:wrap type="topAndBottom"/>
              </v:rect>
            </w:pict>
          </mc:Fallback>
        </mc:AlternateContent>
      </w:r>
      <w:r>
        <w:rPr>
          <w:i w:val="false"/>
          <w:iCs w:val="false"/>
        </w:rPr>
        <w:t xml:space="preserve"> are listed next:</w:t>
      </w:r>
    </w:p>
    <w:p>
      <w:pPr>
        <w:pStyle w:val="Normal"/>
        <w:bidi w:val="0"/>
        <w:jc w:val="start"/>
        <w:rPr>
          <w:i w:val="false"/>
          <w:i w:val="false"/>
          <w:iCs w:val="false"/>
        </w:rPr>
      </w:pPr>
      <w:r>
        <w:rPr>
          <w:i w:val="false"/>
          <w:iCs w:val="false"/>
        </w:rPr>
        <w:t>(File schema_graph_ASG-CTI.txt)</w:t>
      </w:r>
    </w:p>
    <w:p>
      <w:pPr>
        <w:pStyle w:val="Normal"/>
        <w:bidi w:val="0"/>
        <w:jc w:val="start"/>
        <w:rPr>
          <w:i w:val="false"/>
          <w:i w:val="false"/>
          <w:iCs w:val="false"/>
        </w:rPr>
      </w:pPr>
      <w:r>
        <w:rPr>
          <w:i w:val="false"/>
          <w:iCs w:val="false"/>
        </w:rPr>
      </w:r>
    </w:p>
    <w:p>
      <w:pPr>
        <w:pStyle w:val="BodyText"/>
        <w:bidi w:val="0"/>
        <w:spacing w:lineRule="auto" w:line="240" w:before="0" w:after="0"/>
        <w:jc w:val="start"/>
        <w:rPr/>
      </w:pPr>
      <w:r>
        <w:rPr>
          <w:rFonts w:ascii="DejaVu Sans Mono" w:hAnsi="DejaVu Sans Mono"/>
          <w:sz w:val="18"/>
          <w:szCs w:val="18"/>
        </w:rPr>
        <w:t>Nodes:</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Node                     Property                                Comments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CAPEC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capec_id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CVE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cve_id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CWE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cwe_id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Campaign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mitre_id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ET_RULE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framework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KEV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cve_id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Malware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mitre_id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Tactic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mitre_id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shortname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Technique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is_subtechnique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kill_chain_phase_name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mitre_id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Tool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mitre_id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WAZUH_RULE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framework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level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rule_id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                         </w:t>
      </w:r>
      <w:r>
        <w:rPr>
          <w:rFonts w:ascii="DejaVu Sans Mono" w:hAnsi="DejaVu Sans Mono"/>
          <w:sz w:val="18"/>
          <w:szCs w:val="18"/>
        </w:rPr>
        <w:t xml:space="preserve">stix_id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r>
    </w:p>
    <w:p>
      <w:pPr>
        <w:pStyle w:val="BodyText"/>
        <w:bidi w:val="0"/>
        <w:spacing w:lineRule="auto" w:line="240" w:before="0" w:after="0"/>
        <w:jc w:val="start"/>
        <w:rPr>
          <w:rFonts w:ascii="DejaVu Sans Mono" w:hAnsi="DejaVu Sans Mono"/>
          <w:b/>
          <w:bCs/>
          <w:sz w:val="24"/>
          <w:szCs w:val="24"/>
        </w:rPr>
      </w:pPr>
      <w:r>
        <w:rPr>
          <w:rFonts w:ascii="DejaVu Sans Mono" w:hAnsi="DejaVu Sans Mono"/>
          <w:b/>
          <w:bCs/>
          <w:sz w:val="24"/>
          <w:szCs w:val="24"/>
        </w:rPr>
        <w:t>Edges:</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Edge Type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CAPEC CAN_FOLLOW CAPEC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CAPEC CAN_PRECEDE CAPEC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CAPEC CHILD_OF CAPEC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CAPEC EXPLOITS CWE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CAPEC PEER_OF CAPEC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CAPEC RELATED_TO CAPEC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CVE KNOWN_EXPLOIT KEV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CWE CHILD_OF CWE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CWE KNOWN_EXPLOIT KEV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CWE MANIFESTS_AS CVE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CWE RELATED_TO CWE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CWE REQUIRES CWE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CWE STARTS_WITH CWE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Campaign USES Malware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Campaign USES Technique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Campaign USES Tool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ET_RULE RELATED_TO CVE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ET_RULE RELATED_TO Tactic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ET_RULE RELATED_TO Technique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Malware RELATED_TO Malware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Malware USES Technique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Malware USES Tool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Tactic RELATED_TO Technique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Technique CHILD_OF Technique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Technique IMPLEMENTS CAPEC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Tool USES Technique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t xml:space="preserve">WAZUH_RULE RELATED_TO Technique                                                   </w:t>
      </w:r>
    </w:p>
    <w:p>
      <w:pPr>
        <w:pStyle w:val="BodyText"/>
        <w:bidi w:val="0"/>
        <w:spacing w:lineRule="auto" w:line="240" w:before="0" w:after="0"/>
        <w:jc w:val="start"/>
        <w:rPr>
          <w:rFonts w:ascii="DejaVu Sans Mono" w:hAnsi="DejaVu Sans Mono"/>
          <w:sz w:val="18"/>
          <w:szCs w:val="18"/>
        </w:rPr>
      </w:pPr>
      <w:r>
        <w:rPr>
          <w:rFonts w:ascii="DejaVu Sans Mono" w:hAnsi="DejaVu Sans Mono"/>
          <w:sz w:val="18"/>
          <w:szCs w:val="18"/>
        </w:rPr>
      </w:r>
    </w:p>
    <w:p>
      <w:pPr>
        <w:pStyle w:val="Normal"/>
        <w:bidi w:val="0"/>
        <w:jc w:val="start"/>
        <w:rPr>
          <w:i w:val="false"/>
          <w:i w:val="false"/>
          <w:iCs w:val="false"/>
        </w:rPr>
      </w:pPr>
      <w:r>
        <w:rPr>
          <w:i w:val="false"/>
          <w:iCs w:val="false"/>
        </w:rPr>
        <w:t>Total: 11 nodes, 27 edges</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Note that edges have no properties.</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It seems that more node and edge properties are accessible using a PostgresSQL database. However, IFT data generation requires the ability to query the graph with Cypher using node and edge properties not available yet in the neo4j graph database.</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Heading1"/>
        <w:bidi w:val="0"/>
        <w:ind w:hanging="0" w:start="0"/>
        <w:jc w:val="start"/>
        <w:rPr/>
      </w:pPr>
      <w:bookmarkStart w:id="27" w:name="__RefHeading___Toc9855_1956390754"/>
      <w:bookmarkEnd w:id="27"/>
      <w:r>
        <w:rPr/>
        <w:t>Design</w:t>
      </w:r>
    </w:p>
    <w:p>
      <w:pPr>
        <w:pStyle w:val="Normal"/>
        <w:bidi w:val="0"/>
        <w:jc w:val="start"/>
        <w:rPr>
          <w:i w:val="false"/>
          <w:i w:val="false"/>
          <w:iCs w:val="false"/>
        </w:rPr>
      </w:pPr>
      <w:r>
        <w:rPr>
          <w:i w:val="false"/>
          <w:iCs w:val="false"/>
        </w:rPr>
      </w:r>
    </w:p>
    <w:p>
      <w:pPr>
        <w:pStyle w:val="Heading2"/>
        <w:ind w:hanging="0" w:start="0"/>
        <w:rPr>
          <w:ins w:id="478" w:author="I.C." w:date="2025-10-06T12:29:39Z"/>
        </w:rPr>
      </w:pPr>
      <w:del w:id="476" w:author="I.C." w:date="2025-10-06T12:29:39Z">
        <w:bookmarkStart w:id="28" w:name="__RefHeading___Toc6299_3756821835"/>
        <w:bookmarkEnd w:id="28"/>
        <w:r>
          <w:rPr>
            <w:i w:val="false"/>
            <w:iCs w:val="false"/>
          </w:rPr>
          <w:delText>TODO</w:delText>
        </w:r>
      </w:del>
      <w:ins w:id="477" w:author="I.C." w:date="2025-10-06T12:29:39Z">
        <w:r>
          <w:rPr>
            <w:i w:val="false"/>
            <w:iCs w:val="false"/>
          </w:rPr>
          <w:t>Template Language Grammar</w:t>
        </w:r>
      </w:ins>
    </w:p>
    <w:p>
      <w:pPr>
        <w:pStyle w:val="Normal"/>
        <w:bidi w:val="0"/>
        <w:jc w:val="start"/>
        <w:rPr>
          <w:i w:val="false"/>
          <w:i w:val="false"/>
          <w:iCs w:val="false"/>
          <w:ins w:id="480" w:author="I.C." w:date="2025-10-06T12:29:39Z"/>
        </w:rPr>
      </w:pPr>
      <w:ins w:id="479" w:author="I.C." w:date="2025-10-06T12:29:39Z">
        <w:r>
          <w:rPr>
            <w:i w:val="false"/>
            <w:iCs w:val="false"/>
          </w:rPr>
        </w:r>
      </w:ins>
    </w:p>
    <w:p>
      <w:pPr>
        <w:pStyle w:val="Normal"/>
        <w:bidi w:val="0"/>
        <w:jc w:val="start"/>
        <w:rPr>
          <w:i w:val="false"/>
          <w:i w:val="false"/>
          <w:iCs w:val="false"/>
          <w:ins w:id="484" w:author="I.C." w:date="2025-10-06T12:39:31Z"/>
        </w:rPr>
      </w:pPr>
      <w:ins w:id="481" w:author="I.C." w:date="2025-10-06T12:39:31Z">
        <w:r>
          <w:rPr>
            <w:i w:val="false"/>
            <w:iCs w:val="false"/>
          </w:rPr>
          <w:t xml:space="preserve">This is an EBNF grammar written for the </w:t>
        </w:r>
      </w:ins>
      <w:hyperlink r:id="rId25">
        <w:ins w:id="482" w:author="I.C." w:date="2025-10-06T12:39:31Z">
          <w:r>
            <w:rPr>
              <w:rStyle w:val="Hyperlink"/>
              <w:i w:val="false"/>
              <w:iCs w:val="false"/>
            </w:rPr>
            <w:t>Lark Python parser module</w:t>
          </w:r>
        </w:ins>
      </w:hyperlink>
      <w:ins w:id="483" w:author="I.C." w:date="2025-10-06T12:39:31Z">
        <w:r>
          <w:rPr>
            <w:i w:val="false"/>
            <w:iCs w:val="false"/>
          </w:rPr>
          <w:t xml:space="preserve">. </w:t>
        </w:r>
      </w:ins>
    </w:p>
    <w:p>
      <w:pPr>
        <w:pStyle w:val="Normal"/>
        <w:bidi w:val="0"/>
        <w:jc w:val="start"/>
        <w:rPr>
          <w:i w:val="false"/>
          <w:i w:val="false"/>
          <w:iCs w:val="false"/>
          <w:ins w:id="486" w:author="I.C." w:date="2025-10-06T12:39:31Z"/>
        </w:rPr>
      </w:pPr>
      <w:ins w:id="485" w:author="I.C." w:date="2025-10-06T12:39:31Z">
        <w:r>
          <w:rPr>
            <w:i w:val="false"/>
            <w:iCs w:val="false"/>
          </w:rPr>
        </w:r>
      </w:ins>
    </w:p>
    <w:p>
      <w:pPr>
        <w:pStyle w:val="Normal"/>
        <w:bidi w:val="0"/>
        <w:jc w:val="start"/>
        <w:rPr>
          <w:i w:val="false"/>
          <w:i w:val="false"/>
          <w:iCs w:val="false"/>
        </w:rPr>
      </w:pPr>
      <w:r>
        <w:rPr>
          <w:i w:val="false"/>
          <w:iCs w:val="false"/>
        </w:rPr>
      </w:r>
    </w:p>
    <w:tbl>
      <w:tblPr>
        <w:tblW w:w="10200" w:type="dxa"/>
        <w:jc w:val="start"/>
        <w:tblInd w:w="28" w:type="dxa"/>
        <w:tblLayout w:type="fixed"/>
        <w:tblCellMar>
          <w:top w:w="28" w:type="dxa"/>
          <w:start w:w="28" w:type="dxa"/>
          <w:bottom w:w="28" w:type="dxa"/>
          <w:end w:w="28" w:type="dxa"/>
        </w:tblCellMar>
      </w:tblPr>
      <w:tblGrid>
        <w:gridCol w:w="361"/>
        <w:gridCol w:w="9838"/>
      </w:tblGrid>
      <w:tr>
        <w:trPr>
          <w:ins w:id="487" w:author="I.C." w:date="2025-10-06T12:44:37Z"/>
        </w:trPr>
        <w:tc>
          <w:tcPr>
            <w:tcW w:w="361" w:type="dxa"/>
            <w:tcBorders/>
            <w:vAlign w:val="center"/>
          </w:tcPr>
          <w:p>
            <w:pPr>
              <w:pStyle w:val="PreformattedText"/>
              <w:spacing w:lineRule="atLeast" w:line="240" w:before="0" w:after="0"/>
              <w:ind w:hanging="0" w:start="0" w:end="0"/>
              <w:rPr>
                <w:ins w:id="490" w:author="I.C." w:date="2025-10-06T12:44:37Z"/>
              </w:rPr>
            </w:pPr>
            <w:ins w:id="488" w:author="I.C." w:date="2025-10-06T12:44:37Z">
              <w:r>
                <w:rPr/>
                <w:t xml:space="preserve"> </w:t>
              </w:r>
            </w:ins>
            <w:ins w:id="489" w:author="I.C." w:date="2025-10-06T12:44:37Z">
              <w:r>
                <w:rPr/>
                <w:t>1</w:t>
              </w:r>
            </w:ins>
          </w:p>
          <w:p>
            <w:pPr>
              <w:pStyle w:val="PreformattedText"/>
              <w:spacing w:lineRule="atLeast" w:line="240" w:before="0" w:after="0"/>
              <w:ind w:start="0" w:end="0"/>
              <w:rPr>
                <w:ins w:id="493" w:author="I.C." w:date="2025-10-06T12:44:37Z"/>
              </w:rPr>
            </w:pPr>
            <w:ins w:id="491" w:author="I.C." w:date="2025-10-06T12:44:37Z">
              <w:r>
                <w:rPr/>
                <w:t xml:space="preserve"> </w:t>
              </w:r>
            </w:ins>
            <w:ins w:id="492" w:author="I.C." w:date="2025-10-06T12:44:37Z">
              <w:r>
                <w:rPr/>
                <w:t>2</w:t>
              </w:r>
            </w:ins>
          </w:p>
          <w:p>
            <w:pPr>
              <w:pStyle w:val="PreformattedText"/>
              <w:spacing w:lineRule="atLeast" w:line="240" w:before="0" w:after="0"/>
              <w:ind w:start="0" w:end="0"/>
              <w:rPr>
                <w:ins w:id="496" w:author="I.C." w:date="2025-10-06T12:44:37Z"/>
              </w:rPr>
            </w:pPr>
            <w:ins w:id="494" w:author="I.C." w:date="2025-10-06T12:44:37Z">
              <w:r>
                <w:rPr/>
                <w:t xml:space="preserve"> </w:t>
              </w:r>
            </w:ins>
            <w:ins w:id="495" w:author="I.C." w:date="2025-10-06T12:44:37Z">
              <w:r>
                <w:rPr/>
                <w:t>3</w:t>
              </w:r>
            </w:ins>
          </w:p>
          <w:p>
            <w:pPr>
              <w:pStyle w:val="PreformattedText"/>
              <w:spacing w:lineRule="atLeast" w:line="240" w:before="0" w:after="0"/>
              <w:ind w:start="0" w:end="0"/>
              <w:rPr>
                <w:ins w:id="499" w:author="I.C." w:date="2025-10-06T12:44:37Z"/>
              </w:rPr>
            </w:pPr>
            <w:ins w:id="497" w:author="I.C." w:date="2025-10-06T12:44:37Z">
              <w:r>
                <w:rPr/>
                <w:t xml:space="preserve"> </w:t>
              </w:r>
            </w:ins>
            <w:ins w:id="498" w:author="I.C." w:date="2025-10-06T12:44:37Z">
              <w:r>
                <w:rPr/>
                <w:t>4</w:t>
              </w:r>
            </w:ins>
          </w:p>
          <w:p>
            <w:pPr>
              <w:pStyle w:val="PreformattedText"/>
              <w:spacing w:lineRule="atLeast" w:line="240" w:before="0" w:after="0"/>
              <w:ind w:start="0" w:end="0"/>
              <w:rPr>
                <w:ins w:id="502" w:author="I.C." w:date="2025-10-06T12:44:37Z"/>
              </w:rPr>
            </w:pPr>
            <w:ins w:id="500" w:author="I.C." w:date="2025-10-06T12:44:37Z">
              <w:r>
                <w:rPr/>
                <w:t xml:space="preserve"> </w:t>
              </w:r>
            </w:ins>
            <w:ins w:id="501" w:author="I.C." w:date="2025-10-06T12:44:37Z">
              <w:r>
                <w:rPr/>
                <w:t>5</w:t>
              </w:r>
            </w:ins>
          </w:p>
          <w:p>
            <w:pPr>
              <w:pStyle w:val="PreformattedText"/>
              <w:spacing w:lineRule="atLeast" w:line="240" w:before="0" w:after="0"/>
              <w:ind w:start="0" w:end="0"/>
              <w:rPr>
                <w:ins w:id="505" w:author="I.C." w:date="2025-10-06T12:44:37Z"/>
              </w:rPr>
            </w:pPr>
            <w:ins w:id="503" w:author="I.C." w:date="2025-10-06T12:44:37Z">
              <w:r>
                <w:rPr/>
                <w:t xml:space="preserve"> </w:t>
              </w:r>
            </w:ins>
            <w:ins w:id="504" w:author="I.C." w:date="2025-10-06T12:44:37Z">
              <w:r>
                <w:rPr/>
                <w:t>6</w:t>
              </w:r>
            </w:ins>
          </w:p>
          <w:p>
            <w:pPr>
              <w:pStyle w:val="PreformattedText"/>
              <w:spacing w:lineRule="atLeast" w:line="240" w:before="0" w:after="0"/>
              <w:ind w:start="0" w:end="0"/>
              <w:rPr>
                <w:ins w:id="508" w:author="I.C." w:date="2025-10-06T12:44:37Z"/>
              </w:rPr>
            </w:pPr>
            <w:ins w:id="506" w:author="I.C." w:date="2025-10-06T12:44:37Z">
              <w:r>
                <w:rPr/>
                <w:t xml:space="preserve"> </w:t>
              </w:r>
            </w:ins>
            <w:ins w:id="507" w:author="I.C." w:date="2025-10-06T12:44:37Z">
              <w:r>
                <w:rPr/>
                <w:t>7</w:t>
              </w:r>
            </w:ins>
          </w:p>
          <w:p>
            <w:pPr>
              <w:pStyle w:val="PreformattedText"/>
              <w:spacing w:lineRule="atLeast" w:line="240" w:before="0" w:after="0"/>
              <w:ind w:start="0" w:end="0"/>
              <w:rPr>
                <w:ins w:id="511" w:author="I.C." w:date="2025-10-06T12:44:37Z"/>
              </w:rPr>
            </w:pPr>
            <w:ins w:id="509" w:author="I.C." w:date="2025-10-06T12:44:37Z">
              <w:r>
                <w:rPr/>
                <w:t xml:space="preserve"> </w:t>
              </w:r>
            </w:ins>
            <w:ins w:id="510" w:author="I.C." w:date="2025-10-06T12:44:37Z">
              <w:r>
                <w:rPr/>
                <w:t>8</w:t>
              </w:r>
            </w:ins>
          </w:p>
          <w:p>
            <w:pPr>
              <w:pStyle w:val="PreformattedText"/>
              <w:spacing w:lineRule="atLeast" w:line="240" w:before="0" w:after="0"/>
              <w:ind w:start="0" w:end="0"/>
              <w:rPr>
                <w:ins w:id="514" w:author="I.C." w:date="2025-10-06T12:44:37Z"/>
              </w:rPr>
            </w:pPr>
            <w:ins w:id="512" w:author="I.C." w:date="2025-10-06T12:44:37Z">
              <w:r>
                <w:rPr/>
                <w:t xml:space="preserve"> </w:t>
              </w:r>
            </w:ins>
            <w:ins w:id="513" w:author="I.C." w:date="2025-10-06T12:44:37Z">
              <w:r>
                <w:rPr/>
                <w:t>9</w:t>
              </w:r>
            </w:ins>
          </w:p>
          <w:p>
            <w:pPr>
              <w:pStyle w:val="PreformattedText"/>
              <w:spacing w:lineRule="atLeast" w:line="240" w:before="0" w:after="0"/>
              <w:ind w:start="0" w:end="0"/>
              <w:rPr>
                <w:ins w:id="516" w:author="I.C." w:date="2025-10-06T12:44:37Z"/>
              </w:rPr>
            </w:pPr>
            <w:ins w:id="515" w:author="I.C." w:date="2025-10-06T12:44:37Z">
              <w:r>
                <w:rPr/>
                <w:t>10</w:t>
              </w:r>
            </w:ins>
          </w:p>
          <w:p>
            <w:pPr>
              <w:pStyle w:val="PreformattedText"/>
              <w:spacing w:lineRule="atLeast" w:line="240" w:before="0" w:after="0"/>
              <w:ind w:start="0" w:end="0"/>
              <w:rPr>
                <w:ins w:id="518" w:author="I.C." w:date="2025-10-06T12:44:37Z"/>
              </w:rPr>
            </w:pPr>
            <w:ins w:id="517" w:author="I.C." w:date="2025-10-06T12:44:37Z">
              <w:r>
                <w:rPr/>
                <w:t>11</w:t>
              </w:r>
            </w:ins>
          </w:p>
          <w:p>
            <w:pPr>
              <w:pStyle w:val="PreformattedText"/>
              <w:spacing w:lineRule="atLeast" w:line="240" w:before="0" w:after="0"/>
              <w:ind w:start="0" w:end="0"/>
              <w:rPr>
                <w:ins w:id="520" w:author="I.C." w:date="2025-10-06T12:44:37Z"/>
              </w:rPr>
            </w:pPr>
            <w:ins w:id="519" w:author="I.C." w:date="2025-10-06T12:44:37Z">
              <w:r>
                <w:rPr/>
                <w:t>12</w:t>
              </w:r>
            </w:ins>
          </w:p>
          <w:p>
            <w:pPr>
              <w:pStyle w:val="PreformattedText"/>
              <w:spacing w:lineRule="atLeast" w:line="240" w:before="0" w:after="0"/>
              <w:ind w:start="0" w:end="0"/>
              <w:rPr>
                <w:ins w:id="522" w:author="I.C." w:date="2025-10-06T12:44:37Z"/>
              </w:rPr>
            </w:pPr>
            <w:ins w:id="521" w:author="I.C." w:date="2025-10-06T12:44:37Z">
              <w:r>
                <w:rPr/>
                <w:t>13</w:t>
              </w:r>
            </w:ins>
          </w:p>
          <w:p>
            <w:pPr>
              <w:pStyle w:val="PreformattedText"/>
              <w:spacing w:lineRule="atLeast" w:line="240" w:before="0" w:after="0"/>
              <w:ind w:start="0" w:end="0"/>
              <w:rPr>
                <w:ins w:id="524" w:author="I.C." w:date="2025-10-06T12:44:37Z"/>
              </w:rPr>
            </w:pPr>
            <w:ins w:id="523" w:author="I.C." w:date="2025-10-06T12:44:37Z">
              <w:r>
                <w:rPr/>
                <w:t>14</w:t>
              </w:r>
            </w:ins>
          </w:p>
          <w:p>
            <w:pPr>
              <w:pStyle w:val="PreformattedText"/>
              <w:spacing w:lineRule="atLeast" w:line="240" w:before="0" w:after="0"/>
              <w:ind w:start="0" w:end="0"/>
              <w:rPr>
                <w:ins w:id="526" w:author="I.C." w:date="2025-10-06T12:44:37Z"/>
              </w:rPr>
            </w:pPr>
            <w:ins w:id="525" w:author="I.C." w:date="2025-10-06T12:44:37Z">
              <w:r>
                <w:rPr/>
                <w:t>15</w:t>
              </w:r>
            </w:ins>
          </w:p>
          <w:p>
            <w:pPr>
              <w:pStyle w:val="PreformattedText"/>
              <w:spacing w:lineRule="atLeast" w:line="240" w:before="0" w:after="0"/>
              <w:ind w:start="0" w:end="0"/>
              <w:rPr>
                <w:ins w:id="528" w:author="I.C." w:date="2025-10-06T12:44:37Z"/>
              </w:rPr>
            </w:pPr>
            <w:ins w:id="527" w:author="I.C." w:date="2025-10-06T12:44:37Z">
              <w:r>
                <w:rPr/>
                <w:t>16</w:t>
              </w:r>
            </w:ins>
          </w:p>
          <w:p>
            <w:pPr>
              <w:pStyle w:val="PreformattedText"/>
              <w:spacing w:lineRule="atLeast" w:line="240" w:before="0" w:after="0"/>
              <w:ind w:start="0" w:end="0"/>
              <w:rPr>
                <w:ins w:id="530" w:author="I.C." w:date="2025-10-06T12:44:37Z"/>
              </w:rPr>
            </w:pPr>
            <w:ins w:id="529" w:author="I.C." w:date="2025-10-06T12:44:37Z">
              <w:r>
                <w:rPr/>
                <w:t>17</w:t>
              </w:r>
            </w:ins>
          </w:p>
          <w:p>
            <w:pPr>
              <w:pStyle w:val="PreformattedText"/>
              <w:spacing w:lineRule="atLeast" w:line="240" w:before="0" w:after="0"/>
              <w:ind w:start="0" w:end="0"/>
              <w:rPr>
                <w:ins w:id="532" w:author="I.C." w:date="2025-10-06T12:44:37Z"/>
              </w:rPr>
            </w:pPr>
            <w:ins w:id="531" w:author="I.C." w:date="2025-10-06T12:44:37Z">
              <w:r>
                <w:rPr/>
                <w:t>18</w:t>
              </w:r>
            </w:ins>
          </w:p>
          <w:p>
            <w:pPr>
              <w:pStyle w:val="PreformattedText"/>
              <w:spacing w:lineRule="atLeast" w:line="240" w:before="0" w:after="0"/>
              <w:ind w:start="0" w:end="0"/>
              <w:rPr>
                <w:ins w:id="534" w:author="I.C." w:date="2025-10-06T12:44:37Z"/>
              </w:rPr>
            </w:pPr>
            <w:ins w:id="533" w:author="I.C." w:date="2025-10-06T12:44:37Z">
              <w:r>
                <w:rPr/>
                <w:t>19</w:t>
              </w:r>
            </w:ins>
          </w:p>
          <w:p>
            <w:pPr>
              <w:pStyle w:val="PreformattedText"/>
              <w:spacing w:lineRule="atLeast" w:line="240" w:before="0" w:after="0"/>
              <w:ind w:start="0" w:end="0"/>
              <w:rPr>
                <w:ins w:id="536" w:author="I.C." w:date="2025-10-06T12:44:37Z"/>
              </w:rPr>
            </w:pPr>
            <w:ins w:id="535" w:author="I.C." w:date="2025-10-06T12:44:37Z">
              <w:r>
                <w:rPr/>
                <w:t>20</w:t>
              </w:r>
            </w:ins>
          </w:p>
          <w:p>
            <w:pPr>
              <w:pStyle w:val="PreformattedText"/>
              <w:spacing w:lineRule="atLeast" w:line="240" w:before="0" w:after="0"/>
              <w:ind w:start="0" w:end="0"/>
              <w:rPr>
                <w:ins w:id="538" w:author="I.C." w:date="2025-10-06T12:44:37Z"/>
              </w:rPr>
            </w:pPr>
            <w:ins w:id="537" w:author="I.C." w:date="2025-10-06T12:44:37Z">
              <w:r>
                <w:rPr/>
                <w:t>21</w:t>
              </w:r>
            </w:ins>
          </w:p>
          <w:p>
            <w:pPr>
              <w:pStyle w:val="PreformattedText"/>
              <w:spacing w:lineRule="atLeast" w:line="240" w:before="0" w:after="0"/>
              <w:ind w:start="0" w:end="0"/>
              <w:rPr>
                <w:ins w:id="540" w:author="I.C." w:date="2025-10-06T12:44:37Z"/>
              </w:rPr>
            </w:pPr>
            <w:ins w:id="539" w:author="I.C." w:date="2025-10-06T12:44:37Z">
              <w:r>
                <w:rPr/>
                <w:t>22</w:t>
              </w:r>
            </w:ins>
          </w:p>
          <w:p>
            <w:pPr>
              <w:pStyle w:val="PreformattedText"/>
              <w:spacing w:lineRule="atLeast" w:line="240" w:before="0" w:after="0"/>
              <w:ind w:start="0" w:end="0"/>
              <w:rPr>
                <w:ins w:id="542" w:author="I.C." w:date="2025-10-06T12:44:37Z"/>
              </w:rPr>
            </w:pPr>
            <w:ins w:id="541" w:author="I.C." w:date="2025-10-06T12:44:37Z">
              <w:r>
                <w:rPr/>
                <w:t>23</w:t>
              </w:r>
            </w:ins>
          </w:p>
          <w:p>
            <w:pPr>
              <w:pStyle w:val="PreformattedText"/>
              <w:spacing w:lineRule="atLeast" w:line="240" w:before="0" w:after="0"/>
              <w:ind w:start="0" w:end="0"/>
              <w:rPr>
                <w:ins w:id="544" w:author="I.C." w:date="2025-10-06T12:44:37Z"/>
              </w:rPr>
            </w:pPr>
            <w:ins w:id="543" w:author="I.C." w:date="2025-10-06T12:44:37Z">
              <w:r>
                <w:rPr/>
                <w:t>24</w:t>
              </w:r>
            </w:ins>
          </w:p>
          <w:p>
            <w:pPr>
              <w:pStyle w:val="PreformattedText"/>
              <w:spacing w:lineRule="atLeast" w:line="240" w:before="0" w:after="0"/>
              <w:ind w:start="0" w:end="0"/>
              <w:rPr>
                <w:ins w:id="546" w:author="I.C." w:date="2025-10-06T12:44:37Z"/>
              </w:rPr>
            </w:pPr>
            <w:ins w:id="545" w:author="I.C." w:date="2025-10-06T12:44:37Z">
              <w:r>
                <w:rPr/>
                <w:t>25</w:t>
              </w:r>
            </w:ins>
          </w:p>
          <w:p>
            <w:pPr>
              <w:pStyle w:val="PreformattedText"/>
              <w:spacing w:lineRule="atLeast" w:line="240" w:before="0" w:after="0"/>
              <w:ind w:start="0" w:end="0"/>
              <w:rPr>
                <w:ins w:id="548" w:author="I.C." w:date="2025-10-06T12:44:37Z"/>
              </w:rPr>
            </w:pPr>
            <w:ins w:id="547" w:author="I.C." w:date="2025-10-06T12:44:37Z">
              <w:r>
                <w:rPr/>
                <w:t>26</w:t>
              </w:r>
            </w:ins>
          </w:p>
          <w:p>
            <w:pPr>
              <w:pStyle w:val="PreformattedText"/>
              <w:spacing w:lineRule="atLeast" w:line="240" w:before="0" w:after="0"/>
              <w:ind w:start="0" w:end="0"/>
              <w:rPr>
                <w:ins w:id="550" w:author="I.C." w:date="2025-10-06T12:44:37Z"/>
              </w:rPr>
            </w:pPr>
            <w:ins w:id="549" w:author="I.C." w:date="2025-10-06T12:44:37Z">
              <w:r>
                <w:rPr/>
                <w:t>27</w:t>
              </w:r>
            </w:ins>
          </w:p>
          <w:p>
            <w:pPr>
              <w:pStyle w:val="PreformattedText"/>
              <w:spacing w:lineRule="atLeast" w:line="240" w:before="0" w:after="0"/>
              <w:ind w:start="0" w:end="0"/>
              <w:rPr>
                <w:ins w:id="552" w:author="I.C." w:date="2025-10-06T12:44:37Z"/>
              </w:rPr>
            </w:pPr>
            <w:ins w:id="551" w:author="I.C." w:date="2025-10-06T12:44:37Z">
              <w:r>
                <w:rPr/>
                <w:t>28</w:t>
              </w:r>
            </w:ins>
          </w:p>
          <w:p>
            <w:pPr>
              <w:pStyle w:val="PreformattedText"/>
              <w:spacing w:lineRule="atLeast" w:line="240" w:before="0" w:after="0"/>
              <w:ind w:start="0" w:end="0"/>
              <w:rPr>
                <w:ins w:id="554" w:author="I.C." w:date="2025-10-06T12:44:37Z"/>
              </w:rPr>
            </w:pPr>
            <w:ins w:id="553" w:author="I.C." w:date="2025-10-06T12:44:37Z">
              <w:r>
                <w:rPr/>
                <w:t>29</w:t>
              </w:r>
            </w:ins>
          </w:p>
          <w:p>
            <w:pPr>
              <w:pStyle w:val="PreformattedText"/>
              <w:spacing w:lineRule="atLeast" w:line="240" w:before="0" w:after="0"/>
              <w:ind w:start="0" w:end="0"/>
              <w:rPr>
                <w:ins w:id="556" w:author="I.C." w:date="2025-10-06T12:44:37Z"/>
              </w:rPr>
            </w:pPr>
            <w:ins w:id="555" w:author="I.C." w:date="2025-10-06T12:44:37Z">
              <w:r>
                <w:rPr/>
                <w:t>30</w:t>
              </w:r>
            </w:ins>
          </w:p>
          <w:p>
            <w:pPr>
              <w:pStyle w:val="PreformattedText"/>
              <w:spacing w:lineRule="atLeast" w:line="240" w:before="0" w:after="0"/>
              <w:ind w:start="0" w:end="0"/>
              <w:rPr>
                <w:ins w:id="558" w:author="I.C." w:date="2025-10-06T12:44:37Z"/>
              </w:rPr>
            </w:pPr>
            <w:ins w:id="557" w:author="I.C." w:date="2025-10-06T12:44:37Z">
              <w:r>
                <w:rPr/>
                <w:t>31</w:t>
              </w:r>
            </w:ins>
          </w:p>
          <w:p>
            <w:pPr>
              <w:pStyle w:val="PreformattedText"/>
              <w:spacing w:lineRule="atLeast" w:line="240" w:before="0" w:after="0"/>
              <w:ind w:start="0" w:end="0"/>
              <w:rPr>
                <w:ins w:id="560" w:author="I.C." w:date="2025-10-06T12:44:37Z"/>
              </w:rPr>
            </w:pPr>
            <w:ins w:id="559" w:author="I.C." w:date="2025-10-06T12:44:37Z">
              <w:r>
                <w:rPr/>
                <w:t>32</w:t>
              </w:r>
            </w:ins>
          </w:p>
          <w:p>
            <w:pPr>
              <w:pStyle w:val="PreformattedText"/>
              <w:spacing w:lineRule="atLeast" w:line="240" w:before="0" w:after="0"/>
              <w:ind w:start="0" w:end="0"/>
              <w:rPr>
                <w:ins w:id="562" w:author="I.C." w:date="2025-10-06T12:44:37Z"/>
              </w:rPr>
            </w:pPr>
            <w:ins w:id="561" w:author="I.C." w:date="2025-10-06T12:44:37Z">
              <w:r>
                <w:rPr/>
                <w:t>33</w:t>
              </w:r>
            </w:ins>
          </w:p>
          <w:p>
            <w:pPr>
              <w:pStyle w:val="PreformattedText"/>
              <w:spacing w:lineRule="atLeast" w:line="240" w:before="0" w:after="0"/>
              <w:ind w:start="0" w:end="0"/>
              <w:rPr/>
            </w:pPr>
            <w:ins w:id="563" w:author="I.C." w:date="2025-10-06T12:44:37Z">
              <w:r>
                <w:rPr/>
                <w:t>34</w:t>
              </w:r>
            </w:ins>
          </w:p>
        </w:tc>
        <w:tc>
          <w:tcPr>
            <w:tcW w:w="9838" w:type="dxa"/>
            <w:tcBorders/>
            <w:vAlign w:val="center"/>
          </w:tcPr>
          <w:p>
            <w:pPr>
              <w:pStyle w:val="PreformattedText"/>
              <w:spacing w:lineRule="atLeast" w:line="240" w:before="0" w:after="0"/>
              <w:ind w:hanging="0" w:start="0" w:end="0"/>
              <w:rPr>
                <w:ins w:id="569" w:author="I.C." w:date="2025-10-06T12:44:37Z"/>
              </w:rPr>
            </w:pPr>
            <w:ins w:id="564" w:author="I.C." w:date="2025-10-06T12:44:37Z">
              <w:r>
                <w:rPr>
                  <w:color w:val="000080"/>
                </w:rPr>
                <w:t>template</w:t>
              </w:r>
            </w:ins>
            <w:ins w:id="565" w:author="I.C." w:date="2025-10-06T12:44:37Z">
              <w:r>
                <w:rPr>
                  <w:color w:val="800000"/>
                </w:rPr>
                <w:t>:</w:t>
              </w:r>
            </w:ins>
            <w:ins w:id="566" w:author="I.C." w:date="2025-10-06T12:44:37Z">
              <w:r>
                <w:rPr/>
                <w:t xml:space="preserve">     </w:t>
              </w:r>
            </w:ins>
            <w:ins w:id="567" w:author="I.C." w:date="2025-10-06T12:44:37Z">
              <w:r>
                <w:rPr>
                  <w:color w:val="000080"/>
                </w:rPr>
                <w:t>topfield</w:t>
              </w:r>
            </w:ins>
            <w:ins w:id="568" w:author="I.C." w:date="2025-10-06T12:44:37Z">
              <w:r>
                <w:rPr>
                  <w:color w:val="800000"/>
                </w:rPr>
                <w:t>+</w:t>
              </w:r>
            </w:ins>
          </w:p>
          <w:p>
            <w:pPr>
              <w:pStyle w:val="PreformattedText"/>
              <w:spacing w:lineRule="atLeast" w:line="240" w:before="0" w:after="0"/>
              <w:ind w:start="0" w:end="0"/>
              <w:rPr>
                <w:ins w:id="571" w:author="I.C." w:date="2025-10-06T12:44:37Z"/>
              </w:rPr>
            </w:pPr>
            <w:ins w:id="570" w:author="I.C." w:date="2025-10-06T12:44:37Z">
              <w:r>
                <w:rPr/>
              </w:r>
            </w:ins>
          </w:p>
          <w:p>
            <w:pPr>
              <w:pStyle w:val="PreformattedText"/>
              <w:spacing w:lineRule="atLeast" w:line="240" w:before="0" w:after="0"/>
              <w:ind w:hanging="0" w:start="0" w:end="0"/>
              <w:rPr>
                <w:ins w:id="585" w:author="I.C." w:date="2025-10-06T12:44:37Z"/>
              </w:rPr>
            </w:pPr>
            <w:ins w:id="572" w:author="I.C." w:date="2025-10-06T12:44:37Z">
              <w:r>
                <w:rPr>
                  <w:color w:val="000080"/>
                </w:rPr>
                <w:t>topfield</w:t>
              </w:r>
            </w:ins>
            <w:ins w:id="573" w:author="I.C." w:date="2025-10-06T12:44:37Z">
              <w:r>
                <w:rPr>
                  <w:color w:val="800000"/>
                </w:rPr>
                <w:t>:</w:t>
              </w:r>
            </w:ins>
            <w:ins w:id="574" w:author="I.C." w:date="2025-10-06T12:44:37Z">
              <w:r>
                <w:rPr/>
                <w:t xml:space="preserve">     </w:t>
              </w:r>
            </w:ins>
            <w:ins w:id="575" w:author="I.C." w:date="2025-10-06T12:44:37Z">
              <w:r>
                <w:rPr>
                  <w:color w:val="000080"/>
                </w:rPr>
                <w:t xml:space="preserve">qfield </w:t>
              </w:r>
            </w:ins>
            <w:ins w:id="576" w:author="I.C." w:date="2025-10-06T12:44:37Z">
              <w:r>
                <w:rPr>
                  <w:color w:val="800000"/>
                </w:rPr>
                <w:t>|</w:t>
              </w:r>
            </w:ins>
            <w:ins w:id="577" w:author="I.C." w:date="2025-10-06T12:44:37Z">
              <w:r>
                <w:rPr/>
                <w:t xml:space="preserve"> </w:t>
              </w:r>
            </w:ins>
            <w:ins w:id="578" w:author="I.C." w:date="2025-10-06T12:44:37Z">
              <w:r>
                <w:rPr>
                  <w:color w:val="000080"/>
                </w:rPr>
                <w:t xml:space="preserve">TEXTSECTION </w:t>
              </w:r>
            </w:ins>
            <w:ins w:id="579" w:author="I.C." w:date="2025-10-06T12:44:37Z">
              <w:r>
                <w:rPr>
                  <w:color w:val="800000"/>
                </w:rPr>
                <w:t>|</w:t>
              </w:r>
            </w:ins>
            <w:ins w:id="580" w:author="I.C." w:date="2025-10-06T12:44:37Z">
              <w:r>
                <w:rPr/>
                <w:t xml:space="preserve"> </w:t>
              </w:r>
            </w:ins>
            <w:ins w:id="581" w:author="I.C." w:date="2025-10-06T12:44:37Z">
              <w:r>
                <w:rPr>
                  <w:color w:val="000080"/>
                </w:rPr>
                <w:t xml:space="preserve">invsection </w:t>
              </w:r>
            </w:ins>
            <w:ins w:id="582" w:author="I.C." w:date="2025-10-06T12:44:37Z">
              <w:r>
                <w:rPr>
                  <w:color w:val="800000"/>
                </w:rPr>
                <w:t>|</w:t>
              </w:r>
            </w:ins>
            <w:ins w:id="583" w:author="I.C." w:date="2025-10-06T12:44:37Z">
              <w:r>
                <w:rPr/>
                <w:t xml:space="preserve"> </w:t>
              </w:r>
            </w:ins>
            <w:ins w:id="584" w:author="I.C." w:date="2025-10-06T12:44:37Z">
              <w:r>
                <w:rPr>
                  <w:color w:val="000080"/>
                </w:rPr>
                <w:t>listsection</w:t>
              </w:r>
            </w:ins>
          </w:p>
          <w:p>
            <w:pPr>
              <w:pStyle w:val="PreformattedText"/>
              <w:spacing w:lineRule="atLeast" w:line="240" w:before="0" w:after="0"/>
              <w:ind w:start="0" w:end="0"/>
              <w:rPr>
                <w:ins w:id="587" w:author="I.C." w:date="2025-10-06T12:44:37Z"/>
              </w:rPr>
            </w:pPr>
            <w:ins w:id="586" w:author="I.C." w:date="2025-10-06T12:44:37Z">
              <w:r>
                <w:rPr/>
              </w:r>
            </w:ins>
          </w:p>
          <w:p>
            <w:pPr>
              <w:pStyle w:val="PreformattedText"/>
              <w:spacing w:lineRule="atLeast" w:line="240" w:before="0" w:after="0"/>
              <w:ind w:hanging="0" w:start="0" w:end="0"/>
              <w:rPr>
                <w:ins w:id="603" w:author="I.C." w:date="2025-10-06T12:44:37Z"/>
              </w:rPr>
            </w:pPr>
            <w:ins w:id="588" w:author="I.C." w:date="2025-10-06T12:44:37Z">
              <w:r>
                <w:rPr>
                  <w:color w:val="000080"/>
                </w:rPr>
                <w:t>qfield</w:t>
              </w:r>
            </w:ins>
            <w:ins w:id="589" w:author="I.C." w:date="2025-10-06T12:44:37Z">
              <w:r>
                <w:rPr>
                  <w:color w:val="800000"/>
                </w:rPr>
                <w:t>:</w:t>
              </w:r>
            </w:ins>
            <w:ins w:id="590" w:author="I.C." w:date="2025-10-06T12:44:37Z">
              <w:r>
                <w:rPr/>
                <w:t xml:space="preserve">       </w:t>
              </w:r>
            </w:ins>
            <w:ins w:id="591" w:author="I.C." w:date="2025-10-06T12:44:37Z">
              <w:r>
                <w:rPr>
                  <w:color w:val="800000"/>
                </w:rPr>
                <w:t>"{"</w:t>
              </w:r>
            </w:ins>
            <w:ins w:id="592" w:author="I.C." w:date="2025-10-06T12:44:37Z">
              <w:r>
                <w:rPr/>
                <w:t xml:space="preserve"> </w:t>
              </w:r>
            </w:ins>
            <w:ins w:id="593" w:author="I.C." w:date="2025-10-06T12:44:37Z">
              <w:r>
                <w:rPr>
                  <w:color w:val="000080"/>
                </w:rPr>
                <w:t>vardef</w:t>
              </w:r>
            </w:ins>
            <w:ins w:id="594" w:author="I.C." w:date="2025-10-06T12:44:37Z">
              <w:r>
                <w:rPr>
                  <w:color w:val="800000"/>
                </w:rPr>
                <w:t>?</w:t>
              </w:r>
            </w:ins>
            <w:ins w:id="595" w:author="I.C." w:date="2025-10-06T12:44:37Z">
              <w:r>
                <w:rPr/>
                <w:t xml:space="preserve"> </w:t>
              </w:r>
            </w:ins>
            <w:ins w:id="596" w:author="I.C." w:date="2025-10-06T12:44:37Z">
              <w:r>
                <w:rPr>
                  <w:color w:val="000080"/>
                </w:rPr>
                <w:t>scope</w:t>
              </w:r>
            </w:ins>
            <w:ins w:id="597" w:author="I.C." w:date="2025-10-06T12:44:37Z">
              <w:r>
                <w:rPr>
                  <w:color w:val="800000"/>
                </w:rPr>
                <w:t>?</w:t>
              </w:r>
            </w:ins>
            <w:ins w:id="598" w:author="I.C." w:date="2025-10-06T12:44:37Z">
              <w:r>
                <w:rPr/>
                <w:t xml:space="preserve"> </w:t>
              </w:r>
            </w:ins>
            <w:ins w:id="599" w:author="I.C." w:date="2025-10-06T12:44:37Z">
              <w:r>
                <w:rPr>
                  <w:color w:val="000080"/>
                </w:rPr>
                <w:t>cnameseq subscript</w:t>
              </w:r>
            </w:ins>
            <w:ins w:id="600" w:author="I.C." w:date="2025-10-06T12:44:37Z">
              <w:r>
                <w:rPr>
                  <w:color w:val="800000"/>
                </w:rPr>
                <w:t>?</w:t>
              </w:r>
            </w:ins>
            <w:ins w:id="601" w:author="I.C." w:date="2025-10-06T12:44:37Z">
              <w:r>
                <w:rPr/>
                <w:t xml:space="preserve"> </w:t>
              </w:r>
            </w:ins>
            <w:ins w:id="602" w:author="I.C." w:date="2025-10-06T12:44:37Z">
              <w:r>
                <w:rPr>
                  <w:color w:val="800000"/>
                </w:rPr>
                <w:t>"}"</w:t>
              </w:r>
            </w:ins>
          </w:p>
          <w:p>
            <w:pPr>
              <w:pStyle w:val="PreformattedText"/>
              <w:spacing w:lineRule="atLeast" w:line="240" w:before="0" w:after="0"/>
              <w:ind w:start="0" w:end="0"/>
              <w:rPr>
                <w:ins w:id="605" w:author="I.C." w:date="2025-10-06T12:44:37Z"/>
              </w:rPr>
            </w:pPr>
            <w:ins w:id="604" w:author="I.C." w:date="2025-10-06T12:44:37Z">
              <w:r>
                <w:rPr/>
              </w:r>
            </w:ins>
          </w:p>
          <w:p>
            <w:pPr>
              <w:pStyle w:val="PreformattedText"/>
              <w:spacing w:lineRule="atLeast" w:line="240" w:before="0" w:after="0"/>
              <w:ind w:hanging="0" w:start="0" w:end="0"/>
              <w:rPr>
                <w:ins w:id="611" w:author="I.C." w:date="2025-10-06T12:44:37Z"/>
              </w:rPr>
            </w:pPr>
            <w:ins w:id="606" w:author="I.C." w:date="2025-10-06T12:44:37Z">
              <w:r>
                <w:rPr>
                  <w:color w:val="000080"/>
                </w:rPr>
                <w:t>vardef</w:t>
              </w:r>
            </w:ins>
            <w:ins w:id="607" w:author="I.C." w:date="2025-10-06T12:44:37Z">
              <w:r>
                <w:rPr>
                  <w:color w:val="800000"/>
                </w:rPr>
                <w:t>:</w:t>
              </w:r>
            </w:ins>
            <w:ins w:id="608" w:author="I.C." w:date="2025-10-06T12:44:37Z">
              <w:r>
                <w:rPr/>
                <w:t xml:space="preserve">       </w:t>
              </w:r>
            </w:ins>
            <w:ins w:id="609" w:author="I.C." w:date="2025-10-06T12:44:37Z">
              <w:r>
                <w:rPr>
                  <w:color w:val="000080"/>
                </w:rPr>
                <w:t xml:space="preserve">CNAME </w:t>
              </w:r>
            </w:ins>
            <w:ins w:id="610" w:author="I.C." w:date="2025-10-06T12:44:37Z">
              <w:r>
                <w:rPr>
                  <w:color w:val="800000"/>
                </w:rPr>
                <w:t>":"</w:t>
              </w:r>
            </w:ins>
          </w:p>
          <w:p>
            <w:pPr>
              <w:pStyle w:val="PreformattedText"/>
              <w:spacing w:lineRule="atLeast" w:line="240" w:before="0" w:after="0"/>
              <w:ind w:hanging="0" w:start="0" w:end="0"/>
              <w:rPr>
                <w:ins w:id="617" w:author="I.C." w:date="2025-10-06T12:44:37Z"/>
              </w:rPr>
            </w:pPr>
            <w:ins w:id="612" w:author="I.C." w:date="2025-10-06T12:44:37Z">
              <w:r>
                <w:rPr>
                  <w:color w:val="000080"/>
                </w:rPr>
                <w:t>scope</w:t>
              </w:r>
            </w:ins>
            <w:ins w:id="613" w:author="I.C." w:date="2025-10-06T12:44:37Z">
              <w:r>
                <w:rPr>
                  <w:color w:val="800000"/>
                </w:rPr>
                <w:t>:</w:t>
              </w:r>
            </w:ins>
            <w:ins w:id="614" w:author="I.C." w:date="2025-10-06T12:44:37Z">
              <w:r>
                <w:rPr/>
                <w:t xml:space="preserve">        </w:t>
              </w:r>
            </w:ins>
            <w:ins w:id="615" w:author="I.C." w:date="2025-10-06T12:44:37Z">
              <w:r>
                <w:rPr>
                  <w:color w:val="000080"/>
                </w:rPr>
                <w:t xml:space="preserve">CNAME </w:t>
              </w:r>
            </w:ins>
            <w:ins w:id="616" w:author="I.C." w:date="2025-10-06T12:44:37Z">
              <w:r>
                <w:rPr>
                  <w:color w:val="800000"/>
                </w:rPr>
                <w:t>"#"</w:t>
              </w:r>
            </w:ins>
          </w:p>
          <w:p>
            <w:pPr>
              <w:pStyle w:val="PreformattedText"/>
              <w:spacing w:lineRule="atLeast" w:line="240" w:before="0" w:after="0"/>
              <w:ind w:hanging="0" w:start="0" w:end="0"/>
              <w:rPr>
                <w:ins w:id="626" w:author="I.C." w:date="2025-10-06T12:44:37Z"/>
              </w:rPr>
            </w:pPr>
            <w:ins w:id="618" w:author="I.C." w:date="2025-10-06T12:44:37Z">
              <w:r>
                <w:rPr>
                  <w:color w:val="000080"/>
                </w:rPr>
                <w:t>cnameseq</w:t>
              </w:r>
            </w:ins>
            <w:ins w:id="619" w:author="I.C." w:date="2025-10-06T12:44:37Z">
              <w:r>
                <w:rPr>
                  <w:color w:val="800000"/>
                </w:rPr>
                <w:t>:</w:t>
              </w:r>
            </w:ins>
            <w:ins w:id="620" w:author="I.C." w:date="2025-10-06T12:44:37Z">
              <w:r>
                <w:rPr/>
                <w:t xml:space="preserve">     </w:t>
              </w:r>
            </w:ins>
            <w:ins w:id="621" w:author="I.C." w:date="2025-10-06T12:44:37Z">
              <w:r>
                <w:rPr>
                  <w:color w:val="000080"/>
                </w:rPr>
                <w:t xml:space="preserve">CNAME </w:t>
              </w:r>
            </w:ins>
            <w:ins w:id="622" w:author="I.C." w:date="2025-10-06T12:44:37Z">
              <w:r>
                <w:rPr>
                  <w:color w:val="800000"/>
                </w:rPr>
                <w:t>("."</w:t>
              </w:r>
            </w:ins>
            <w:ins w:id="623" w:author="I.C." w:date="2025-10-06T12:44:37Z">
              <w:r>
                <w:rPr/>
                <w:t xml:space="preserve"> </w:t>
              </w:r>
            </w:ins>
            <w:ins w:id="624" w:author="I.C." w:date="2025-10-06T12:44:37Z">
              <w:r>
                <w:rPr>
                  <w:color w:val="000080"/>
                </w:rPr>
                <w:t>CNAME</w:t>
              </w:r>
            </w:ins>
            <w:ins w:id="625" w:author="I.C." w:date="2025-10-06T12:44:37Z">
              <w:r>
                <w:rPr>
                  <w:color w:val="800000"/>
                </w:rPr>
                <w:t>)*</w:t>
              </w:r>
            </w:ins>
          </w:p>
          <w:p>
            <w:pPr>
              <w:pStyle w:val="PreformattedText"/>
              <w:spacing w:lineRule="atLeast" w:line="240" w:before="0" w:after="0"/>
              <w:ind w:hanging="0" w:start="0" w:end="0"/>
              <w:rPr>
                <w:ins w:id="634" w:author="I.C." w:date="2025-10-06T12:44:37Z"/>
              </w:rPr>
            </w:pPr>
            <w:ins w:id="627" w:author="I.C." w:date="2025-10-06T12:44:37Z">
              <w:r>
                <w:rPr>
                  <w:color w:val="000080"/>
                </w:rPr>
                <w:t>subscript</w:t>
              </w:r>
            </w:ins>
            <w:ins w:id="628" w:author="I.C." w:date="2025-10-06T12:44:37Z">
              <w:r>
                <w:rPr>
                  <w:color w:val="800000"/>
                </w:rPr>
                <w:t>:</w:t>
              </w:r>
            </w:ins>
            <w:ins w:id="629" w:author="I.C." w:date="2025-10-06T12:44:37Z">
              <w:r>
                <w:rPr/>
                <w:t xml:space="preserve">    </w:t>
              </w:r>
            </w:ins>
            <w:ins w:id="630" w:author="I.C." w:date="2025-10-06T12:44:37Z">
              <w:r>
                <w:rPr>
                  <w:color w:val="800000"/>
                </w:rPr>
                <w:t>"["</w:t>
              </w:r>
            </w:ins>
            <w:ins w:id="631" w:author="I.C." w:date="2025-10-06T12:44:37Z">
              <w:r>
                <w:rPr/>
                <w:t xml:space="preserve"> </w:t>
              </w:r>
            </w:ins>
            <w:ins w:id="632" w:author="I.C." w:date="2025-10-06T12:44:37Z">
              <w:r>
                <w:rPr>
                  <w:color w:val="000080"/>
                </w:rPr>
                <w:t xml:space="preserve">subscr_exp </w:t>
              </w:r>
            </w:ins>
            <w:ins w:id="633" w:author="I.C." w:date="2025-10-06T12:44:37Z">
              <w:r>
                <w:rPr>
                  <w:color w:val="800000"/>
                </w:rPr>
                <w:t>"]"</w:t>
              </w:r>
            </w:ins>
          </w:p>
          <w:p>
            <w:pPr>
              <w:pStyle w:val="PreformattedText"/>
              <w:spacing w:lineRule="atLeast" w:line="240" w:before="0" w:after="0"/>
              <w:ind w:start="0" w:end="0"/>
              <w:rPr>
                <w:ins w:id="636" w:author="I.C." w:date="2025-10-06T12:44:37Z"/>
              </w:rPr>
            </w:pPr>
            <w:ins w:id="635" w:author="I.C." w:date="2025-10-06T12:44:37Z">
              <w:r>
                <w:rPr/>
              </w:r>
            </w:ins>
          </w:p>
          <w:p>
            <w:pPr>
              <w:pStyle w:val="PreformattedText"/>
              <w:spacing w:lineRule="atLeast" w:line="240" w:before="0" w:after="0"/>
              <w:ind w:hanging="0" w:start="0" w:end="0"/>
              <w:rPr>
                <w:ins w:id="646" w:author="I.C." w:date="2025-10-06T12:44:37Z"/>
              </w:rPr>
            </w:pPr>
            <w:ins w:id="637" w:author="I.C." w:date="2025-10-06T12:44:37Z">
              <w:r>
                <w:rPr>
                  <w:color w:val="000080"/>
                </w:rPr>
                <w:t>subscr_exp</w:t>
              </w:r>
            </w:ins>
            <w:ins w:id="638" w:author="I.C." w:date="2025-10-06T12:44:37Z">
              <w:r>
                <w:rPr>
                  <w:color w:val="800000"/>
                </w:rPr>
                <w:t>:</w:t>
              </w:r>
            </w:ins>
            <w:ins w:id="639" w:author="I.C." w:date="2025-10-06T12:44:37Z">
              <w:r>
                <w:rPr/>
                <w:t xml:space="preserve">   </w:t>
              </w:r>
            </w:ins>
            <w:ins w:id="640" w:author="I.C." w:date="2025-10-06T12:44:37Z">
              <w:r>
                <w:rPr>
                  <w:color w:val="000080"/>
                </w:rPr>
                <w:t xml:space="preserve">QUANTIFIER </w:t>
              </w:r>
            </w:ins>
            <w:ins w:id="641" w:author="I.C." w:date="2025-10-06T12:44:37Z">
              <w:r>
                <w:rPr>
                  <w:color w:val="800000"/>
                </w:rPr>
                <w:t>|</w:t>
              </w:r>
            </w:ins>
            <w:ins w:id="642" w:author="I.C." w:date="2025-10-06T12:44:37Z">
              <w:r>
                <w:rPr/>
                <w:t xml:space="preserve"> </w:t>
              </w:r>
            </w:ins>
            <w:ins w:id="643" w:author="I.C." w:date="2025-10-06T12:44:37Z">
              <w:r>
                <w:rPr>
                  <w:color w:val="800000"/>
                </w:rPr>
                <w:t>(</w:t>
              </w:r>
            </w:ins>
            <w:ins w:id="644" w:author="I.C." w:date="2025-10-06T12:44:37Z">
              <w:r>
                <w:rPr>
                  <w:color w:val="000080"/>
                </w:rPr>
                <w:t>QUANTIFIER SUBSCR_OP QSTRING</w:t>
              </w:r>
            </w:ins>
            <w:ins w:id="645" w:author="I.C." w:date="2025-10-06T12:44:37Z">
              <w:r>
                <w:rPr>
                  <w:color w:val="800000"/>
                </w:rPr>
                <w:t>)</w:t>
              </w:r>
            </w:ins>
          </w:p>
          <w:p>
            <w:pPr>
              <w:pStyle w:val="PreformattedText"/>
              <w:spacing w:lineRule="atLeast" w:line="240" w:before="0" w:after="0"/>
              <w:ind w:start="0" w:end="0"/>
              <w:rPr>
                <w:ins w:id="648" w:author="I.C." w:date="2025-10-06T12:44:37Z"/>
              </w:rPr>
            </w:pPr>
            <w:ins w:id="647" w:author="I.C." w:date="2025-10-06T12:44:37Z">
              <w:r>
                <w:rPr/>
              </w:r>
            </w:ins>
          </w:p>
          <w:p>
            <w:pPr>
              <w:pStyle w:val="PreformattedText"/>
              <w:spacing w:lineRule="atLeast" w:line="240" w:before="0" w:after="0"/>
              <w:ind w:hanging="0" w:start="0" w:end="0"/>
              <w:rPr>
                <w:ins w:id="662" w:author="I.C." w:date="2025-10-06T12:44:37Z"/>
              </w:rPr>
            </w:pPr>
            <w:ins w:id="649" w:author="I.C." w:date="2025-10-06T12:44:37Z">
              <w:r>
                <w:rPr>
                  <w:color w:val="000080"/>
                </w:rPr>
                <w:t>invsection</w:t>
              </w:r>
            </w:ins>
            <w:ins w:id="650" w:author="I.C." w:date="2025-10-06T12:44:37Z">
              <w:r>
                <w:rPr>
                  <w:color w:val="800000"/>
                </w:rPr>
                <w:t>:</w:t>
              </w:r>
            </w:ins>
            <w:ins w:id="651" w:author="I.C." w:date="2025-10-06T12:44:37Z">
              <w:r>
                <w:rPr/>
                <w:t xml:space="preserve">   </w:t>
              </w:r>
            </w:ins>
            <w:ins w:id="652" w:author="I.C." w:date="2025-10-06T12:44:37Z">
              <w:r>
                <w:rPr>
                  <w:color w:val="800000"/>
                </w:rPr>
                <w:t>"&lt;*"</w:t>
              </w:r>
            </w:ins>
            <w:ins w:id="653" w:author="I.C." w:date="2025-10-06T12:44:37Z">
              <w:r>
                <w:rPr/>
                <w:t xml:space="preserve"> </w:t>
              </w:r>
            </w:ins>
            <w:ins w:id="654" w:author="I.C." w:date="2025-10-06T12:44:37Z">
              <w:r>
                <w:rPr>
                  <w:color w:val="800000"/>
                </w:rPr>
                <w:t>(</w:t>
              </w:r>
            </w:ins>
            <w:ins w:id="655" w:author="I.C." w:date="2025-10-06T12:44:37Z">
              <w:r>
                <w:rPr>
                  <w:color w:val="000080"/>
                </w:rPr>
                <w:t xml:space="preserve">INVCONTENT </w:t>
              </w:r>
            </w:ins>
            <w:ins w:id="656" w:author="I.C." w:date="2025-10-06T12:44:37Z">
              <w:r>
                <w:rPr>
                  <w:color w:val="800000"/>
                </w:rPr>
                <w:t>|</w:t>
              </w:r>
            </w:ins>
            <w:ins w:id="657" w:author="I.C." w:date="2025-10-06T12:44:37Z">
              <w:r>
                <w:rPr/>
                <w:t xml:space="preserve"> </w:t>
              </w:r>
            </w:ins>
            <w:ins w:id="658" w:author="I.C." w:date="2025-10-06T12:44:37Z">
              <w:r>
                <w:rPr>
                  <w:color w:val="000080"/>
                </w:rPr>
                <w:t>qfield</w:t>
              </w:r>
            </w:ins>
            <w:ins w:id="659" w:author="I.C." w:date="2025-10-06T12:44:37Z">
              <w:r>
                <w:rPr>
                  <w:color w:val="800000"/>
                </w:rPr>
                <w:t>)*</w:t>
              </w:r>
            </w:ins>
            <w:ins w:id="660" w:author="I.C." w:date="2025-10-06T12:44:37Z">
              <w:r>
                <w:rPr/>
                <w:t xml:space="preserve"> </w:t>
              </w:r>
            </w:ins>
            <w:ins w:id="661" w:author="I.C." w:date="2025-10-06T12:44:37Z">
              <w:r>
                <w:rPr>
                  <w:color w:val="800000"/>
                </w:rPr>
                <w:t>"*&gt;"</w:t>
              </w:r>
            </w:ins>
          </w:p>
          <w:p>
            <w:pPr>
              <w:pStyle w:val="PreformattedText"/>
              <w:spacing w:lineRule="atLeast" w:line="240" w:before="0" w:after="0"/>
              <w:ind w:start="0" w:end="0"/>
              <w:rPr>
                <w:ins w:id="664" w:author="I.C." w:date="2025-10-06T12:44:37Z"/>
              </w:rPr>
            </w:pPr>
            <w:ins w:id="663" w:author="I.C." w:date="2025-10-06T12:44:37Z">
              <w:r>
                <w:rPr/>
              </w:r>
            </w:ins>
          </w:p>
          <w:p>
            <w:pPr>
              <w:pStyle w:val="PreformattedText"/>
              <w:spacing w:lineRule="atLeast" w:line="240" w:before="0" w:after="0"/>
              <w:ind w:hanging="0" w:start="0" w:end="0"/>
              <w:rPr>
                <w:ins w:id="678" w:author="I.C." w:date="2025-10-06T12:44:37Z"/>
              </w:rPr>
            </w:pPr>
            <w:ins w:id="665" w:author="I.C." w:date="2025-10-06T12:44:37Z">
              <w:r>
                <w:rPr>
                  <w:color w:val="000080"/>
                </w:rPr>
                <w:t>listsection</w:t>
              </w:r>
            </w:ins>
            <w:ins w:id="666" w:author="I.C." w:date="2025-10-06T12:44:37Z">
              <w:r>
                <w:rPr>
                  <w:color w:val="800000"/>
                </w:rPr>
                <w:t>:</w:t>
              </w:r>
            </w:ins>
            <w:ins w:id="667" w:author="I.C." w:date="2025-10-06T12:44:37Z">
              <w:r>
                <w:rPr/>
                <w:t xml:space="preserve">  </w:t>
              </w:r>
            </w:ins>
            <w:ins w:id="668" w:author="I.C." w:date="2025-10-06T12:44:37Z">
              <w:r>
                <w:rPr>
                  <w:color w:val="800000"/>
                </w:rPr>
                <w:t>"["</w:t>
              </w:r>
            </w:ins>
            <w:ins w:id="669" w:author="I.C." w:date="2025-10-06T12:44:37Z">
              <w:r>
                <w:rPr/>
                <w:t xml:space="preserve"> </w:t>
              </w:r>
            </w:ins>
            <w:ins w:id="670" w:author="I.C." w:date="2025-10-06T12:44:37Z">
              <w:r>
                <w:rPr>
                  <w:color w:val="800000"/>
                </w:rPr>
                <w:t>(</w:t>
              </w:r>
            </w:ins>
            <w:ins w:id="671" w:author="I.C." w:date="2025-10-06T12:44:37Z">
              <w:r>
                <w:rPr>
                  <w:color w:val="000080"/>
                </w:rPr>
                <w:t xml:space="preserve">TEXTSECTION </w:t>
              </w:r>
            </w:ins>
            <w:ins w:id="672" w:author="I.C." w:date="2025-10-06T12:44:37Z">
              <w:r>
                <w:rPr>
                  <w:color w:val="800000"/>
                </w:rPr>
                <w:t>|</w:t>
              </w:r>
            </w:ins>
            <w:ins w:id="673" w:author="I.C." w:date="2025-10-06T12:44:37Z">
              <w:r>
                <w:rPr/>
                <w:t xml:space="preserve"> </w:t>
              </w:r>
            </w:ins>
            <w:ins w:id="674" w:author="I.C." w:date="2025-10-06T12:44:37Z">
              <w:r>
                <w:rPr>
                  <w:color w:val="000080"/>
                </w:rPr>
                <w:t>qfield</w:t>
              </w:r>
            </w:ins>
            <w:ins w:id="675" w:author="I.C." w:date="2025-10-06T12:44:37Z">
              <w:r>
                <w:rPr>
                  <w:color w:val="800000"/>
                </w:rPr>
                <w:t>)*</w:t>
              </w:r>
            </w:ins>
            <w:ins w:id="676" w:author="I.C." w:date="2025-10-06T12:44:37Z">
              <w:r>
                <w:rPr/>
                <w:t xml:space="preserve"> </w:t>
              </w:r>
            </w:ins>
            <w:ins w:id="677" w:author="I.C." w:date="2025-10-06T12:44:37Z">
              <w:r>
                <w:rPr>
                  <w:color w:val="800000"/>
                </w:rPr>
                <w:t>"]"</w:t>
              </w:r>
            </w:ins>
          </w:p>
          <w:p>
            <w:pPr>
              <w:pStyle w:val="PreformattedText"/>
              <w:spacing w:lineRule="atLeast" w:line="240" w:before="0" w:after="0"/>
              <w:ind w:start="0" w:end="0"/>
              <w:rPr>
                <w:ins w:id="680" w:author="I.C." w:date="2025-10-06T12:44:37Z"/>
              </w:rPr>
            </w:pPr>
            <w:ins w:id="679" w:author="I.C." w:date="2025-10-06T12:44:37Z">
              <w:r>
                <w:rPr/>
              </w:r>
            </w:ins>
          </w:p>
          <w:p>
            <w:pPr>
              <w:pStyle w:val="PreformattedText"/>
              <w:spacing w:lineRule="atLeast" w:line="240" w:before="0" w:after="0"/>
              <w:ind w:hanging="0" w:start="0" w:end="0"/>
              <w:rPr>
                <w:ins w:id="685" w:author="I.C." w:date="2025-10-06T12:44:37Z"/>
              </w:rPr>
            </w:pPr>
            <w:ins w:id="681" w:author="I.C." w:date="2025-10-06T12:44:37Z">
              <w:r>
                <w:rPr>
                  <w:color w:val="000080"/>
                </w:rPr>
                <w:t>INVCONTENT</w:t>
              </w:r>
            </w:ins>
            <w:ins w:id="682" w:author="I.C." w:date="2025-10-06T12:44:37Z">
              <w:r>
                <w:rPr>
                  <w:color w:val="800000"/>
                </w:rPr>
                <w:t>:</w:t>
              </w:r>
            </w:ins>
            <w:ins w:id="683" w:author="I.C." w:date="2025-10-06T12:44:37Z">
              <w:r>
                <w:rPr/>
                <w:t xml:space="preserve">   </w:t>
              </w:r>
            </w:ins>
            <w:ins w:id="684" w:author="I.C." w:date="2025-10-06T12:44:37Z">
              <w:r>
                <w:rPr>
                  <w:color w:val="800000"/>
                </w:rPr>
                <w:t>/(?:[^*{]|\*(?!&gt;))+/</w:t>
              </w:r>
            </w:ins>
          </w:p>
          <w:p>
            <w:pPr>
              <w:pStyle w:val="PreformattedText"/>
              <w:spacing w:lineRule="atLeast" w:line="240" w:before="0" w:after="0"/>
              <w:ind w:hanging="0" w:start="0" w:end="0"/>
              <w:rPr>
                <w:ins w:id="690" w:author="I.C." w:date="2025-10-06T12:44:37Z"/>
              </w:rPr>
            </w:pPr>
            <w:ins w:id="686" w:author="I.C." w:date="2025-10-06T12:44:37Z">
              <w:r>
                <w:rPr>
                  <w:color w:val="000080"/>
                </w:rPr>
                <w:t>QFTEXT</w:t>
              </w:r>
            </w:ins>
            <w:ins w:id="687" w:author="I.C." w:date="2025-10-06T12:44:37Z">
              <w:r>
                <w:rPr>
                  <w:color w:val="800000"/>
                </w:rPr>
                <w:t>:</w:t>
              </w:r>
            </w:ins>
            <w:ins w:id="688" w:author="I.C." w:date="2025-10-06T12:44:37Z">
              <w:r>
                <w:rPr/>
                <w:t xml:space="preserve">       </w:t>
              </w:r>
            </w:ins>
            <w:ins w:id="689" w:author="I.C." w:date="2025-10-06T12:44:37Z">
              <w:r>
                <w:rPr>
                  <w:color w:val="800000"/>
                </w:rPr>
                <w:t>/(?:[^}])+/</w:t>
              </w:r>
            </w:ins>
          </w:p>
          <w:p>
            <w:pPr>
              <w:pStyle w:val="PreformattedText"/>
              <w:spacing w:lineRule="atLeast" w:line="240" w:before="0" w:after="0"/>
              <w:ind w:hanging="0" w:start="0" w:end="0"/>
              <w:rPr>
                <w:ins w:id="695" w:author="I.C." w:date="2025-10-06T12:44:37Z"/>
              </w:rPr>
            </w:pPr>
            <w:ins w:id="691" w:author="I.C." w:date="2025-10-06T12:44:37Z">
              <w:r>
                <w:rPr>
                  <w:color w:val="000080"/>
                </w:rPr>
                <w:t>TEXTSECTION</w:t>
              </w:r>
            </w:ins>
            <w:ins w:id="692" w:author="I.C." w:date="2025-10-06T12:44:37Z">
              <w:r>
                <w:rPr>
                  <w:color w:val="800000"/>
                </w:rPr>
                <w:t>:</w:t>
              </w:r>
            </w:ins>
            <w:ins w:id="693" w:author="I.C." w:date="2025-10-06T12:44:37Z">
              <w:r>
                <w:rPr/>
                <w:t xml:space="preserve">  </w:t>
              </w:r>
            </w:ins>
            <w:ins w:id="694" w:author="I.C." w:date="2025-10-06T12:44:37Z">
              <w:r>
                <w:rPr>
                  <w:color w:val="800000"/>
                </w:rPr>
                <w:t>/(?:[^{&lt;[\]]|&lt;(?!\*))+/</w:t>
              </w:r>
            </w:ins>
          </w:p>
          <w:p>
            <w:pPr>
              <w:pStyle w:val="PreformattedText"/>
              <w:spacing w:lineRule="atLeast" w:line="240" w:before="0" w:after="0"/>
              <w:ind w:start="0" w:end="0"/>
              <w:rPr>
                <w:ins w:id="697" w:author="I.C." w:date="2025-10-06T12:44:37Z"/>
              </w:rPr>
            </w:pPr>
            <w:ins w:id="696" w:author="I.C." w:date="2025-10-06T12:44:37Z">
              <w:r>
                <w:rPr/>
              </w:r>
            </w:ins>
          </w:p>
          <w:p>
            <w:pPr>
              <w:pStyle w:val="PreformattedText"/>
              <w:spacing w:lineRule="atLeast" w:line="240" w:before="0" w:after="0"/>
              <w:ind w:start="0" w:end="0"/>
              <w:rPr>
                <w:ins w:id="699" w:author="I.C." w:date="2025-10-06T12:44:37Z"/>
              </w:rPr>
            </w:pPr>
            <w:ins w:id="698" w:author="I.C." w:date="2025-10-06T12:44:37Z">
              <w:r>
                <w:rPr/>
              </w:r>
            </w:ins>
          </w:p>
          <w:p>
            <w:pPr>
              <w:pStyle w:val="PreformattedText"/>
              <w:spacing w:lineRule="atLeast" w:line="240" w:before="0" w:after="0"/>
              <w:ind w:hanging="0" w:start="0" w:end="0"/>
              <w:rPr>
                <w:ins w:id="704" w:author="I.C." w:date="2025-10-06T12:44:37Z"/>
              </w:rPr>
            </w:pPr>
            <w:ins w:id="700" w:author="I.C." w:date="2025-10-06T12:44:37Z">
              <w:r>
                <w:rPr>
                  <w:color w:val="000080"/>
                </w:rPr>
                <w:t>DIGIT</w:t>
              </w:r>
            </w:ins>
            <w:ins w:id="701" w:author="I.C." w:date="2025-10-06T12:44:37Z">
              <w:r>
                <w:rPr>
                  <w:color w:val="800000"/>
                </w:rPr>
                <w:t>:</w:t>
              </w:r>
            </w:ins>
            <w:ins w:id="702" w:author="I.C." w:date="2025-10-06T12:44:37Z">
              <w:r>
                <w:rPr/>
                <w:t xml:space="preserve">        </w:t>
              </w:r>
            </w:ins>
            <w:ins w:id="703" w:author="I.C." w:date="2025-10-06T12:44:37Z">
              <w:r>
                <w:rPr>
                  <w:color w:val="800000"/>
                </w:rPr>
                <w:t>"0".."9"</w:t>
              </w:r>
            </w:ins>
          </w:p>
          <w:p>
            <w:pPr>
              <w:pStyle w:val="PreformattedText"/>
              <w:spacing w:lineRule="atLeast" w:line="240" w:before="0" w:after="0"/>
              <w:ind w:hanging="0" w:start="0" w:end="0"/>
              <w:rPr>
                <w:ins w:id="725" w:author="I.C." w:date="2025-10-06T12:44:37Z"/>
              </w:rPr>
            </w:pPr>
            <w:ins w:id="705" w:author="I.C." w:date="2025-10-06T12:44:37Z">
              <w:r>
                <w:rPr>
                  <w:color w:val="000080"/>
                </w:rPr>
                <w:t>CNAMELETTER</w:t>
              </w:r>
            </w:ins>
            <w:ins w:id="706" w:author="I.C." w:date="2025-10-06T12:44:37Z">
              <w:r>
                <w:rPr>
                  <w:color w:val="800000"/>
                </w:rPr>
                <w:t>:</w:t>
              </w:r>
            </w:ins>
            <w:ins w:id="707" w:author="I.C." w:date="2025-10-06T12:44:37Z">
              <w:r>
                <w:rPr/>
                <w:t xml:space="preserve">  </w:t>
              </w:r>
            </w:ins>
            <w:ins w:id="708" w:author="I.C." w:date="2025-10-06T12:44:37Z">
              <w:r>
                <w:rPr>
                  <w:color w:val="800000"/>
                </w:rPr>
                <w:t>"</w:t>
              </w:r>
            </w:ins>
            <w:ins w:id="709" w:author="I.C." w:date="2025-10-06T12:44:37Z">
              <w:r>
                <w:rPr>
                  <w:color w:val="000080"/>
                </w:rPr>
                <w:t>a</w:t>
              </w:r>
            </w:ins>
            <w:ins w:id="710" w:author="I.C." w:date="2025-10-06T12:44:37Z">
              <w:r>
                <w:rPr>
                  <w:color w:val="800000"/>
                </w:rPr>
                <w:t>".."</w:t>
              </w:r>
            </w:ins>
            <w:ins w:id="711" w:author="I.C." w:date="2025-10-06T12:44:37Z">
              <w:r>
                <w:rPr>
                  <w:color w:val="000080"/>
                </w:rPr>
                <w:t>z</w:t>
              </w:r>
            </w:ins>
            <w:ins w:id="712" w:author="I.C." w:date="2025-10-06T12:44:37Z">
              <w:r>
                <w:rPr>
                  <w:color w:val="800000"/>
                </w:rPr>
                <w:t>"</w:t>
              </w:r>
            </w:ins>
            <w:ins w:id="713" w:author="I.C." w:date="2025-10-06T12:44:37Z">
              <w:r>
                <w:rPr/>
                <w:t xml:space="preserve"> </w:t>
              </w:r>
            </w:ins>
            <w:ins w:id="714" w:author="I.C." w:date="2025-10-06T12:44:37Z">
              <w:r>
                <w:rPr>
                  <w:color w:val="800000"/>
                </w:rPr>
                <w:t>|</w:t>
              </w:r>
            </w:ins>
            <w:ins w:id="715" w:author="I.C." w:date="2025-10-06T12:44:37Z">
              <w:r>
                <w:rPr/>
                <w:t xml:space="preserve"> </w:t>
              </w:r>
            </w:ins>
            <w:ins w:id="716" w:author="I.C." w:date="2025-10-06T12:44:37Z">
              <w:r>
                <w:rPr>
                  <w:color w:val="800000"/>
                </w:rPr>
                <w:t>"</w:t>
              </w:r>
            </w:ins>
            <w:ins w:id="717" w:author="I.C." w:date="2025-10-06T12:44:37Z">
              <w:r>
                <w:rPr>
                  <w:color w:val="000080"/>
                </w:rPr>
                <w:t>A</w:t>
              </w:r>
            </w:ins>
            <w:ins w:id="718" w:author="I.C." w:date="2025-10-06T12:44:37Z">
              <w:r>
                <w:rPr>
                  <w:color w:val="800000"/>
                </w:rPr>
                <w:t>".."</w:t>
              </w:r>
            </w:ins>
            <w:ins w:id="719" w:author="I.C." w:date="2025-10-06T12:44:37Z">
              <w:r>
                <w:rPr>
                  <w:color w:val="000080"/>
                </w:rPr>
                <w:t>Z</w:t>
              </w:r>
            </w:ins>
            <w:ins w:id="720" w:author="I.C." w:date="2025-10-06T12:44:37Z">
              <w:r>
                <w:rPr>
                  <w:color w:val="800000"/>
                </w:rPr>
                <w:t>"</w:t>
              </w:r>
            </w:ins>
            <w:ins w:id="721" w:author="I.C." w:date="2025-10-06T12:44:37Z">
              <w:r>
                <w:rPr/>
                <w:t xml:space="preserve"> </w:t>
              </w:r>
            </w:ins>
            <w:ins w:id="722" w:author="I.C." w:date="2025-10-06T12:44:37Z">
              <w:r>
                <w:rPr>
                  <w:color w:val="800000"/>
                </w:rPr>
                <w:t>|</w:t>
              </w:r>
            </w:ins>
            <w:ins w:id="723" w:author="I.C." w:date="2025-10-06T12:44:37Z">
              <w:r>
                <w:rPr/>
                <w:t xml:space="preserve"> </w:t>
              </w:r>
            </w:ins>
            <w:ins w:id="724" w:author="I.C." w:date="2025-10-06T12:44:37Z">
              <w:r>
                <w:rPr>
                  <w:color w:val="800000"/>
                </w:rPr>
                <w:t>"_"</w:t>
              </w:r>
            </w:ins>
          </w:p>
          <w:p>
            <w:pPr>
              <w:pStyle w:val="PreformattedText"/>
              <w:spacing w:lineRule="atLeast" w:line="240" w:before="0" w:after="0"/>
              <w:ind w:hanging="0" w:start="0" w:end="0"/>
              <w:rPr>
                <w:ins w:id="733" w:author="I.C." w:date="2025-10-06T12:44:37Z"/>
              </w:rPr>
            </w:pPr>
            <w:ins w:id="726" w:author="I.C." w:date="2025-10-06T12:44:37Z">
              <w:r>
                <w:rPr>
                  <w:color w:val="000080"/>
                </w:rPr>
                <w:t>CNAMECHAR</w:t>
              </w:r>
            </w:ins>
            <w:ins w:id="727" w:author="I.C." w:date="2025-10-06T12:44:37Z">
              <w:r>
                <w:rPr>
                  <w:color w:val="800000"/>
                </w:rPr>
                <w:t>:</w:t>
              </w:r>
            </w:ins>
            <w:ins w:id="728" w:author="I.C." w:date="2025-10-06T12:44:37Z">
              <w:r>
                <w:rPr/>
                <w:t xml:space="preserve">    </w:t>
              </w:r>
            </w:ins>
            <w:ins w:id="729" w:author="I.C." w:date="2025-10-06T12:44:37Z">
              <w:r>
                <w:rPr>
                  <w:color w:val="000080"/>
                </w:rPr>
                <w:t xml:space="preserve">CNAMELETTER </w:t>
              </w:r>
            </w:ins>
            <w:ins w:id="730" w:author="I.C." w:date="2025-10-06T12:44:37Z">
              <w:r>
                <w:rPr>
                  <w:color w:val="800000"/>
                </w:rPr>
                <w:t>|</w:t>
              </w:r>
            </w:ins>
            <w:ins w:id="731" w:author="I.C." w:date="2025-10-06T12:44:37Z">
              <w:r>
                <w:rPr/>
                <w:t xml:space="preserve"> </w:t>
              </w:r>
            </w:ins>
            <w:ins w:id="732" w:author="I.C." w:date="2025-10-06T12:44:37Z">
              <w:r>
                <w:rPr>
                  <w:color w:val="800000"/>
                </w:rPr>
                <w:t>"-"</w:t>
              </w:r>
            </w:ins>
          </w:p>
          <w:p>
            <w:pPr>
              <w:pStyle w:val="PreformattedText"/>
              <w:spacing w:lineRule="atLeast" w:line="240" w:before="0" w:after="0"/>
              <w:ind w:hanging="0" w:start="0" w:end="0"/>
              <w:rPr>
                <w:ins w:id="743" w:author="I.C." w:date="2025-10-06T12:44:37Z"/>
              </w:rPr>
            </w:pPr>
            <w:ins w:id="734" w:author="I.C." w:date="2025-10-06T12:44:37Z">
              <w:r>
                <w:rPr>
                  <w:color w:val="000080"/>
                </w:rPr>
                <w:t>CNAME</w:t>
              </w:r>
            </w:ins>
            <w:ins w:id="735" w:author="I.C." w:date="2025-10-06T12:44:37Z">
              <w:r>
                <w:rPr>
                  <w:color w:val="800000"/>
                </w:rPr>
                <w:t>:</w:t>
              </w:r>
            </w:ins>
            <w:ins w:id="736" w:author="I.C." w:date="2025-10-06T12:44:37Z">
              <w:r>
                <w:rPr/>
                <w:t xml:space="preserve">        </w:t>
              </w:r>
            </w:ins>
            <w:ins w:id="737" w:author="I.C." w:date="2025-10-06T12:44:37Z">
              <w:r>
                <w:rPr>
                  <w:color w:val="000080"/>
                </w:rPr>
                <w:t xml:space="preserve">CNAMELETTER </w:t>
              </w:r>
            </w:ins>
            <w:ins w:id="738" w:author="I.C." w:date="2025-10-06T12:44:37Z">
              <w:r>
                <w:rPr>
                  <w:color w:val="800000"/>
                </w:rPr>
                <w:t>(</w:t>
              </w:r>
            </w:ins>
            <w:ins w:id="739" w:author="I.C." w:date="2025-10-06T12:44:37Z">
              <w:r>
                <w:rPr>
                  <w:color w:val="000080"/>
                </w:rPr>
                <w:t>CNAMECHAR</w:t>
              </w:r>
            </w:ins>
            <w:ins w:id="740" w:author="I.C." w:date="2025-10-06T12:44:37Z">
              <w:r>
                <w:rPr>
                  <w:color w:val="800000"/>
                </w:rPr>
                <w:t>|</w:t>
              </w:r>
            </w:ins>
            <w:ins w:id="741" w:author="I.C." w:date="2025-10-06T12:44:37Z">
              <w:r>
                <w:rPr>
                  <w:color w:val="000080"/>
                </w:rPr>
                <w:t>DIGIT</w:t>
              </w:r>
            </w:ins>
            <w:ins w:id="742" w:author="I.C." w:date="2025-10-06T12:44:37Z">
              <w:r>
                <w:rPr>
                  <w:color w:val="800000"/>
                </w:rPr>
                <w:t>)*</w:t>
              </w:r>
            </w:ins>
          </w:p>
          <w:p>
            <w:pPr>
              <w:pStyle w:val="PreformattedText"/>
              <w:spacing w:lineRule="atLeast" w:line="240" w:before="0" w:after="0"/>
              <w:ind w:start="0" w:end="0"/>
              <w:rPr>
                <w:ins w:id="745" w:author="I.C." w:date="2025-10-06T12:44:37Z"/>
              </w:rPr>
            </w:pPr>
            <w:ins w:id="744" w:author="I.C." w:date="2025-10-06T12:44:37Z">
              <w:r>
                <w:rPr/>
              </w:r>
            </w:ins>
          </w:p>
          <w:p>
            <w:pPr>
              <w:pStyle w:val="PreformattedText"/>
              <w:spacing w:lineRule="atLeast" w:line="240" w:before="0" w:after="0"/>
              <w:ind w:hanging="0" w:start="0" w:end="0"/>
              <w:rPr>
                <w:ins w:id="753" w:author="I.C." w:date="2025-10-06T12:44:37Z"/>
              </w:rPr>
            </w:pPr>
            <w:ins w:id="746" w:author="I.C." w:date="2025-10-06T12:44:37Z">
              <w:r>
                <w:rPr>
                  <w:color w:val="000080"/>
                </w:rPr>
                <w:t>QUANTIFIER</w:t>
              </w:r>
            </w:ins>
            <w:ins w:id="747" w:author="I.C." w:date="2025-10-06T12:44:37Z">
              <w:r>
                <w:rPr>
                  <w:color w:val="800000"/>
                </w:rPr>
                <w:t>:</w:t>
              </w:r>
            </w:ins>
            <w:ins w:id="748" w:author="I.C." w:date="2025-10-06T12:44:37Z">
              <w:r>
                <w:rPr/>
                <w:t xml:space="preserve">   </w:t>
              </w:r>
            </w:ins>
            <w:ins w:id="749" w:author="I.C." w:date="2025-10-06T12:44:37Z">
              <w:r>
                <w:rPr>
                  <w:color w:val="000080"/>
                </w:rPr>
                <w:t xml:space="preserve">QUANTIF_ANY </w:t>
              </w:r>
            </w:ins>
            <w:ins w:id="750" w:author="I.C." w:date="2025-10-06T12:44:37Z">
              <w:r>
                <w:rPr>
                  <w:color w:val="800000"/>
                </w:rPr>
                <w:t>|</w:t>
              </w:r>
            </w:ins>
            <w:ins w:id="751" w:author="I.C." w:date="2025-10-06T12:44:37Z">
              <w:r>
                <w:rPr/>
                <w:t xml:space="preserve"> </w:t>
              </w:r>
            </w:ins>
            <w:ins w:id="752" w:author="I.C." w:date="2025-10-06T12:44:37Z">
              <w:r>
                <w:rPr>
                  <w:color w:val="000080"/>
                </w:rPr>
                <w:t>QUANTIF_ALL</w:t>
              </w:r>
            </w:ins>
          </w:p>
          <w:p>
            <w:pPr>
              <w:pStyle w:val="PreformattedText"/>
              <w:spacing w:lineRule="atLeast" w:line="240" w:before="0" w:after="0"/>
              <w:ind w:hanging="0" w:start="0" w:end="0"/>
              <w:rPr>
                <w:ins w:id="758" w:author="I.C." w:date="2025-10-06T12:44:37Z"/>
              </w:rPr>
            </w:pPr>
            <w:ins w:id="754" w:author="I.C." w:date="2025-10-06T12:44:37Z">
              <w:r>
                <w:rPr>
                  <w:color w:val="000080"/>
                </w:rPr>
                <w:t>QUANTIF_ANY</w:t>
              </w:r>
            </w:ins>
            <w:ins w:id="755" w:author="I.C." w:date="2025-10-06T12:44:37Z">
              <w:r>
                <w:rPr>
                  <w:color w:val="800000"/>
                </w:rPr>
                <w:t>:</w:t>
              </w:r>
            </w:ins>
            <w:ins w:id="756" w:author="I.C." w:date="2025-10-06T12:44:37Z">
              <w:r>
                <w:rPr/>
                <w:t xml:space="preserve">  </w:t>
              </w:r>
            </w:ins>
            <w:ins w:id="757" w:author="I.C." w:date="2025-10-06T12:44:37Z">
              <w:r>
                <w:rPr>
                  <w:color w:val="800000"/>
                </w:rPr>
                <w:t>"?"</w:t>
              </w:r>
            </w:ins>
          </w:p>
          <w:p>
            <w:pPr>
              <w:pStyle w:val="PreformattedText"/>
              <w:spacing w:lineRule="atLeast" w:line="240" w:before="0" w:after="0"/>
              <w:ind w:hanging="0" w:start="0" w:end="0"/>
              <w:rPr>
                <w:ins w:id="763" w:author="I.C." w:date="2025-10-06T12:44:37Z"/>
              </w:rPr>
            </w:pPr>
            <w:ins w:id="759" w:author="I.C." w:date="2025-10-06T12:44:37Z">
              <w:r>
                <w:rPr>
                  <w:color w:val="000080"/>
                </w:rPr>
                <w:t>QUANTIF_ALL</w:t>
              </w:r>
            </w:ins>
            <w:ins w:id="760" w:author="I.C." w:date="2025-10-06T12:44:37Z">
              <w:r>
                <w:rPr>
                  <w:color w:val="800000"/>
                </w:rPr>
                <w:t>:</w:t>
              </w:r>
            </w:ins>
            <w:ins w:id="761" w:author="I.C." w:date="2025-10-06T12:44:37Z">
              <w:r>
                <w:rPr/>
                <w:t xml:space="preserve">  </w:t>
              </w:r>
            </w:ins>
            <w:ins w:id="762" w:author="I.C." w:date="2025-10-06T12:44:37Z">
              <w:r>
                <w:rPr>
                  <w:color w:val="800000"/>
                </w:rPr>
                <w:t>"*"</w:t>
              </w:r>
            </w:ins>
          </w:p>
          <w:p>
            <w:pPr>
              <w:pStyle w:val="PreformattedText"/>
              <w:spacing w:lineRule="atLeast" w:line="240" w:before="0" w:after="0"/>
              <w:ind w:hanging="0" w:start="0" w:end="0"/>
              <w:rPr>
                <w:ins w:id="772" w:author="I.C." w:date="2025-10-06T12:44:37Z"/>
              </w:rPr>
            </w:pPr>
            <w:ins w:id="764" w:author="I.C." w:date="2025-10-06T12:44:37Z">
              <w:r>
                <w:rPr>
                  <w:color w:val="000080"/>
                </w:rPr>
                <w:t>SUBSCR_OP</w:t>
              </w:r>
            </w:ins>
            <w:ins w:id="765" w:author="I.C." w:date="2025-10-06T12:44:37Z">
              <w:r>
                <w:rPr>
                  <w:color w:val="800000"/>
                </w:rPr>
                <w:t>:</w:t>
              </w:r>
            </w:ins>
            <w:ins w:id="766" w:author="I.C." w:date="2025-10-06T12:44:37Z">
              <w:r>
                <w:rPr/>
                <w:t xml:space="preserve">    </w:t>
              </w:r>
            </w:ins>
            <w:ins w:id="767" w:author="I.C." w:date="2025-10-06T12:44:37Z">
              <w:r>
                <w:rPr>
                  <w:color w:val="800000"/>
                </w:rPr>
                <w:t>"!</w:t>
              </w:r>
            </w:ins>
            <w:ins w:id="768" w:author="I.C." w:date="2025-10-06T12:44:37Z">
              <w:r>
                <w:rPr>
                  <w:color w:val="000080"/>
                </w:rPr>
                <w:t>=</w:t>
              </w:r>
            </w:ins>
            <w:ins w:id="769" w:author="I.C." w:date="2025-10-06T12:44:37Z">
              <w:r>
                <w:rPr>
                  <w:color w:val="EE0000"/>
                </w:rPr>
                <w:t>" | "</w:t>
              </w:r>
            </w:ins>
            <w:ins w:id="770" w:author="I.C." w:date="2025-10-06T12:44:37Z">
              <w:r>
                <w:rPr>
                  <w:color w:val="800000"/>
                </w:rPr>
                <w:t>=</w:t>
              </w:r>
            </w:ins>
            <w:ins w:id="771" w:author="I.C." w:date="2025-10-06T12:44:37Z">
              <w:r>
                <w:rPr>
                  <w:color w:val="EE0000"/>
                </w:rPr>
                <w:t>"</w:t>
              </w:r>
            </w:ins>
          </w:p>
          <w:p>
            <w:pPr>
              <w:pStyle w:val="PreformattedText"/>
              <w:spacing w:lineRule="atLeast" w:line="240" w:before="0" w:after="0"/>
              <w:ind w:hanging="0" w:start="0" w:end="0"/>
              <w:rPr>
                <w:ins w:id="782" w:author="I.C." w:date="2025-10-06T12:44:37Z"/>
              </w:rPr>
            </w:pPr>
            <w:ins w:id="773" w:author="I.C." w:date="2025-10-06T12:44:37Z">
              <w:r>
                <w:rPr>
                  <w:rFonts w:eastAsia="Noto Sans Mono CJK SC" w:cs="Liberation Mono"/>
                  <w:color w:val="000080"/>
                  <w:kern w:val="2"/>
                  <w:sz w:val="20"/>
                  <w:szCs w:val="20"/>
                  <w:lang w:val="en-US" w:eastAsia="zh-CN" w:bidi="hi-IN"/>
                </w:rPr>
                <w:t>QSTRING</w:t>
              </w:r>
            </w:ins>
            <w:ins w:id="774" w:author="I.C." w:date="2025-10-06T12:44:37Z">
              <w:r>
                <w:rPr>
                  <w:color w:val="EE0000"/>
                </w:rPr>
                <w:t>:      "</w:t>
              </w:r>
            </w:ins>
            <w:ins w:id="775" w:author="I.C." w:date="2025-10-06T12:44:37Z">
              <w:r>
                <w:rPr>
                  <w:color w:val="800000"/>
                </w:rPr>
                <w:t>\</w:t>
              </w:r>
            </w:ins>
            <w:ins w:id="776" w:author="I.C." w:date="2025-10-06T12:44:37Z">
              <w:r>
                <w:rPr>
                  <w:color w:val="EE0000"/>
                </w:rPr>
                <w:t>""</w:t>
              </w:r>
            </w:ins>
            <w:ins w:id="777" w:author="I.C." w:date="2025-10-06T12:44:37Z">
              <w:r>
                <w:rPr/>
                <w:t xml:space="preserve"> </w:t>
              </w:r>
            </w:ins>
            <w:ins w:id="778" w:author="I.C." w:date="2025-10-06T12:44:37Z">
              <w:r>
                <w:rPr>
                  <w:color w:val="000080"/>
                </w:rPr>
                <w:t xml:space="preserve">QSTRING_DQ </w:t>
              </w:r>
            </w:ins>
            <w:ins w:id="779" w:author="I.C." w:date="2025-10-06T12:44:37Z">
              <w:r>
                <w:rPr>
                  <w:color w:val="EE0000"/>
                </w:rPr>
                <w:t xml:space="preserve">"\"" | "'" </w:t>
              </w:r>
            </w:ins>
            <w:ins w:id="780" w:author="I.C." w:date="2025-10-06T12:44:37Z">
              <w:r>
                <w:rPr>
                  <w:rFonts w:eastAsia="Noto Sans Mono CJK SC" w:cs="Liberation Mono"/>
                  <w:color w:val="000080"/>
                  <w:kern w:val="2"/>
                  <w:sz w:val="20"/>
                  <w:szCs w:val="20"/>
                  <w:lang w:val="en-US" w:eastAsia="zh-CN" w:bidi="hi-IN"/>
                </w:rPr>
                <w:t>QSTRING_SQ</w:t>
              </w:r>
            </w:ins>
            <w:ins w:id="781" w:author="I.C." w:date="2025-10-06T12:44:37Z">
              <w:r>
                <w:rPr>
                  <w:color w:val="EE0000"/>
                </w:rPr>
                <w:t xml:space="preserve"> "'"</w:t>
              </w:r>
            </w:ins>
          </w:p>
          <w:p>
            <w:pPr>
              <w:pStyle w:val="PreformattedText"/>
              <w:spacing w:lineRule="atLeast" w:line="240" w:before="0" w:after="0"/>
              <w:ind w:hanging="0" w:start="0" w:end="0"/>
              <w:rPr>
                <w:ins w:id="790" w:author="I.C." w:date="2025-10-06T12:44:37Z"/>
              </w:rPr>
            </w:pPr>
            <w:ins w:id="783" w:author="I.C." w:date="2025-10-06T12:44:37Z">
              <w:r>
                <w:rPr>
                  <w:rFonts w:eastAsia="Noto Sans Mono CJK SC" w:cs="Liberation Mono"/>
                  <w:color w:val="000080"/>
                  <w:kern w:val="2"/>
                  <w:sz w:val="20"/>
                  <w:szCs w:val="20"/>
                  <w:lang w:val="en-US" w:eastAsia="zh-CN" w:bidi="hi-IN"/>
                </w:rPr>
                <w:t>QSTRING_DQ</w:t>
              </w:r>
            </w:ins>
            <w:ins w:id="784" w:author="I.C." w:date="2025-10-06T12:44:37Z">
              <w:r>
                <w:rPr>
                  <w:color w:val="EE0000"/>
                </w:rPr>
                <w:t>:   /(?:[^"</w:t>
              </w:r>
            </w:ins>
            <w:ins w:id="785" w:author="I.C." w:date="2025-10-06T12:44:37Z">
              <w:r>
                <w:rPr>
                  <w:color w:val="800000"/>
                </w:rPr>
                <w:t>\\</w:t>
              </w:r>
            </w:ins>
            <w:ins w:id="786" w:author="I.C." w:date="2025-10-06T12:44:37Z">
              <w:r>
                <w:rPr>
                  <w:color w:val="000080"/>
                </w:rPr>
                <w:t>]|</w:t>
              </w:r>
            </w:ins>
            <w:ins w:id="787" w:author="I.C." w:date="2025-10-06T12:44:37Z">
              <w:r>
                <w:rPr>
                  <w:color w:val="800000"/>
                </w:rPr>
                <w:t>\\</w:t>
              </w:r>
            </w:ins>
            <w:ins w:id="788" w:author="I.C." w:date="2025-10-06T12:44:37Z">
              <w:r>
                <w:rPr>
                  <w:color w:val="000080"/>
                </w:rPr>
                <w:t>.</w:t>
              </w:r>
            </w:ins>
            <w:ins w:id="789" w:author="I.C." w:date="2025-10-06T12:44:37Z">
              <w:r>
                <w:rPr>
                  <w:color w:val="800000"/>
                </w:rPr>
                <w:t>)*/</w:t>
              </w:r>
            </w:ins>
          </w:p>
          <w:p>
            <w:pPr>
              <w:pStyle w:val="PreformattedText"/>
              <w:spacing w:lineRule="atLeast" w:line="240" w:before="0" w:after="0"/>
              <w:ind w:hanging="0" w:start="0" w:end="0"/>
              <w:rPr/>
            </w:pPr>
            <w:ins w:id="791" w:author="I.C." w:date="2025-10-06T12:44:37Z">
              <w:r>
                <w:rPr>
                  <w:color w:val="000080"/>
                </w:rPr>
                <w:t>QSTRING_SQ</w:t>
              </w:r>
            </w:ins>
            <w:ins w:id="792" w:author="I.C." w:date="2025-10-06T12:44:37Z">
              <w:r>
                <w:rPr>
                  <w:color w:val="800000"/>
                </w:rPr>
                <w:t>:</w:t>
              </w:r>
            </w:ins>
            <w:ins w:id="793" w:author="I.C." w:date="2025-10-06T12:44:37Z">
              <w:r>
                <w:rPr/>
                <w:t xml:space="preserve">   </w:t>
              </w:r>
            </w:ins>
            <w:ins w:id="794" w:author="I.C." w:date="2025-10-06T12:44:37Z">
              <w:r>
                <w:rPr>
                  <w:color w:val="800000"/>
                </w:rPr>
                <w:t>/(?:[^'\\]|\\.)*/</w:t>
              </w:r>
            </w:ins>
          </w:p>
        </w:tc>
      </w:tr>
    </w:tbl>
    <w:p>
      <w:pPr>
        <w:pStyle w:val="Normal"/>
        <w:bidi w:val="0"/>
        <w:jc w:val="start"/>
        <w:rPr>
          <w:i w:val="false"/>
          <w:i w:val="false"/>
          <w:iCs w:val="false"/>
          <w:ins w:id="796" w:author="I.C." w:date="2025-10-06T12:44:37Z"/>
        </w:rPr>
      </w:pPr>
      <w:ins w:id="795" w:author="I.C." w:date="2025-10-06T12:44:37Z">
        <w:r>
          <w:rPr>
            <w:i w:val="false"/>
            <w:iCs w:val="false"/>
          </w:rPr>
        </w:r>
      </w:ins>
    </w:p>
    <w:p>
      <w:pPr>
        <w:pStyle w:val="Normal"/>
        <w:bidi w:val="0"/>
        <w:jc w:val="start"/>
        <w:rPr>
          <w:i w:val="false"/>
          <w:i w:val="false"/>
          <w:iCs w:val="false"/>
          <w:ins w:id="800" w:author="I.C." w:date="2025-10-06T12:44:37Z"/>
        </w:rPr>
      </w:pPr>
      <w:ins w:id="797" w:author="I.C." w:date="2025-10-06T12:44:37Z">
        <w:r>
          <w:rPr>
            <w:i w:val="false"/>
            <w:iCs w:val="false"/>
          </w:rPr>
          <w:t xml:space="preserve">The Lark module builds a parse tree that is further processed with a </w:t>
        </w:r>
      </w:ins>
      <w:hyperlink r:id="rId26">
        <w:ins w:id="798" w:author="I.C." w:date="2025-10-06T12:44:37Z">
          <w:r>
            <w:rPr>
              <w:rStyle w:val="Hyperlink"/>
              <w:i w:val="false"/>
              <w:iCs w:val="false"/>
            </w:rPr>
            <w:t>Lark.Transformer</w:t>
          </w:r>
        </w:ins>
      </w:hyperlink>
      <w:ins w:id="799" w:author="I.C." w:date="2025-10-06T12:44:37Z">
        <w:r>
          <w:rPr>
            <w:i w:val="false"/>
            <w:iCs w:val="false"/>
          </w:rPr>
          <w:t xml:space="preserve"> object twice:</w:t>
        </w:r>
      </w:ins>
    </w:p>
    <w:p>
      <w:pPr>
        <w:pStyle w:val="Normal"/>
        <w:bidi w:val="0"/>
        <w:jc w:val="start"/>
        <w:rPr>
          <w:i w:val="false"/>
          <w:i w:val="false"/>
          <w:iCs w:val="false"/>
          <w:ins w:id="802" w:author="I.C." w:date="2025-10-06T12:44:37Z"/>
        </w:rPr>
      </w:pPr>
      <w:ins w:id="801" w:author="I.C." w:date="2025-10-06T12:44:37Z">
        <w:r>
          <w:rPr>
            <w:i w:val="false"/>
            <w:iCs w:val="false"/>
          </w:rPr>
          <w:t>1. to generate the Cypher query.</w:t>
        </w:r>
      </w:ins>
    </w:p>
    <w:p>
      <w:pPr>
        <w:pStyle w:val="Normal"/>
        <w:bidi w:val="0"/>
        <w:jc w:val="start"/>
        <w:rPr>
          <w:i w:val="false"/>
          <w:i w:val="false"/>
          <w:iCs w:val="false"/>
          <w:ins w:id="804" w:author="I.C." w:date="2025-10-06T12:44:37Z"/>
        </w:rPr>
      </w:pPr>
      <w:ins w:id="803" w:author="I.C." w:date="2025-10-06T12:44:37Z">
        <w:r>
          <w:rPr>
            <w:i w:val="false"/>
            <w:iCs w:val="false"/>
          </w:rPr>
          <w:t>2. to parse the result set from neo4j and to construct the final generated template text.</w:t>
        </w:r>
      </w:ins>
    </w:p>
    <w:p>
      <w:pPr>
        <w:pStyle w:val="Normal"/>
        <w:bidi w:val="0"/>
        <w:jc w:val="start"/>
        <w:rPr>
          <w:i w:val="false"/>
          <w:i w:val="false"/>
          <w:iCs w:val="false"/>
          <w:ins w:id="806" w:author="I.C." w:date="2025-10-06T12:44:37Z"/>
        </w:rPr>
      </w:pPr>
      <w:ins w:id="805" w:author="I.C." w:date="2025-10-06T12:44:37Z">
        <w:r>
          <w:rPr>
            <w:i w:val="false"/>
            <w:iCs w:val="false"/>
          </w:rPr>
        </w:r>
      </w:ins>
    </w:p>
    <w:p>
      <w:pPr>
        <w:pStyle w:val="Normal"/>
        <w:bidi w:val="0"/>
        <w:jc w:val="start"/>
        <w:rPr>
          <w:i w:val="false"/>
          <w:i w:val="false"/>
          <w:iCs w:val="false"/>
          <w:ins w:id="808" w:author="I.C." w:date="2025-10-06T12:49:34Z"/>
        </w:rPr>
      </w:pPr>
      <w:ins w:id="807" w:author="I.C." w:date="2025-10-06T12:49:34Z">
        <w:r>
          <w:rPr>
            <w:i w:val="false"/>
            <w:iCs w:val="false"/>
          </w:rPr>
          <w:t>Building a prototype parser is ongoing work.</w:t>
        </w:r>
      </w:ins>
    </w:p>
    <w:p>
      <w:pPr>
        <w:pStyle w:val="Normal"/>
        <w:bidi w:val="0"/>
        <w:jc w:val="start"/>
        <w:rPr>
          <w:i w:val="false"/>
          <w:i w:val="false"/>
          <w:iCs w:val="false"/>
          <w:ins w:id="810" w:author="I.C." w:date="2025-10-06T12:49:34Z"/>
        </w:rPr>
      </w:pPr>
      <w:ins w:id="809" w:author="I.C." w:date="2025-10-06T12:49:34Z">
        <w:r>
          <w:rPr>
            <w:i w:val="false"/>
            <w:iCs w:val="false"/>
          </w:rPr>
        </w:r>
      </w:ins>
    </w:p>
    <w:p>
      <w:pPr>
        <w:pStyle w:val="Heading2"/>
        <w:ind w:hanging="0" w:start="0"/>
        <w:pPrChange w:id="0" w:author="I.C." w:date="2025-10-06T12:50:31Z"/>
        <w:rPr>
          <w:ins w:id="812" w:author="I.C." w:date="2025-10-06T12:49:34Z"/>
        </w:rPr>
      </w:pPr>
      <w:ins w:id="811" w:author="I.C." w:date="2025-10-06T12:49:34Z">
        <w:bookmarkStart w:id="29" w:name="__RefHeading___Toc6354_3756821835"/>
        <w:bookmarkEnd w:id="29"/>
        <w:r>
          <w:rPr/>
          <w:t>Parser Design</w:t>
        </w:r>
      </w:ins>
    </w:p>
    <w:p>
      <w:pPr>
        <w:pStyle w:val="Normal"/>
        <w:bidi w:val="0"/>
        <w:jc w:val="start"/>
        <w:rPr>
          <w:i w:val="false"/>
          <w:i w:val="false"/>
          <w:iCs w:val="false"/>
          <w:ins w:id="814" w:author="I.C." w:date="2025-10-06T12:49:34Z"/>
        </w:rPr>
      </w:pPr>
      <w:ins w:id="813" w:author="I.C." w:date="2025-10-06T12:49:34Z">
        <w:r>
          <w:rPr>
            <w:i w:val="false"/>
            <w:iCs w:val="false"/>
          </w:rPr>
          <w:t>[TBD]</w:t>
        </w:r>
      </w:ins>
    </w:p>
    <w:p>
      <w:pPr>
        <w:pStyle w:val="Normal"/>
        <w:bidi w:val="0"/>
        <w:jc w:val="start"/>
        <w:rPr>
          <w:i w:val="false"/>
          <w:i w:val="false"/>
          <w:iCs w:val="false"/>
        </w:rPr>
      </w:pPr>
      <w:r>
        <w:rPr>
          <w:i w:val="false"/>
          <w:iCs w:val="false"/>
        </w:rPr>
      </w:r>
    </w:p>
    <w:sectPr>
      <w:footerReference w:type="even" r:id="rId27"/>
      <w:footerReference w:type="default" r:id="rId28"/>
      <w:footerReference w:type="first" r:id="rId29"/>
      <w:footnotePr>
        <w:numFmt w:val="decimal"/>
      </w:footnotePr>
      <w:type w:val="nextPage"/>
      <w:pgSz w:w="12240" w:h="15840"/>
      <w:pgMar w:left="1134" w:right="1134" w:gutter="0" w:header="0" w:top="1134" w:footer="1134" w:bottom="1693"/>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DejaVu Sans Mono">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numPr>
          <w:ilvl w:val="2"/>
          <w:numId w:val="3"/>
        </w:numPr>
        <w:bidi w:val="0"/>
        <w:spacing w:before="0" w:after="120"/>
        <w:jc w:val="start"/>
        <w:rPr>
          <w:lang w:val="en-US"/>
        </w:rPr>
      </w:pPr>
      <w:ins w:id="815" w:author="I.C." w:date="2025-09-22T21:16:13Z">
        <w:r>
          <w:rPr>
            <w:rStyle w:val="FootnoteCharacters"/>
          </w:rPr>
          <w:footnoteRef/>
        </w:r>
      </w:ins>
      <w:ins w:id="816" w:author="I.C." w:date="2025-09-22T21:16:13Z">
        <w:r>
          <w:rPr>
            <w:i w:val="false"/>
            <w:iCs w:val="false"/>
            <w:lang w:val="en-US"/>
          </w:rPr>
          <w:t xml:space="preserve">Formally, a template </w:t>
        </w:r>
      </w:ins>
      <w:r>
        <w:rPr/>
      </w:r>
      <m:oMath xmlns:m="http://schemas.openxmlformats.org/officeDocument/2006/math">
        <m:r>
          <m:t xml:space="preserve">τ</m:t>
        </m:r>
        <m:r>
          <m:t xml:space="preserve">=</m:t>
        </m:r>
        <m:d>
          <m:dPr>
            <m:begChr m:val="("/>
            <m:endChr m:val=")"/>
          </m:dPr>
          <m:e>
            <m:r>
              <m:t xml:space="preserve">a</m:t>
            </m:r>
            <m:r>
              <m:t xml:space="preserve">.</m:t>
            </m:r>
            <m:r>
              <m:t xml:space="preserve">p</m:t>
            </m:r>
            <m:r>
              <m:t xml:space="preserve">,</m:t>
            </m:r>
            <m:r>
              <m:t xml:space="preserve">b</m:t>
            </m:r>
            <m:r>
              <m:t xml:space="preserve">.</m:t>
            </m:r>
            <m:r>
              <m:t xml:space="preserve">q</m:t>
            </m:r>
          </m:e>
        </m:d>
      </m:oMath>
      <w:ins w:id="817" w:author="I.C." w:date="2025-09-22T21:16:13Z">
        <w:r>
          <w:rPr>
            <w:i w:val="false"/>
            <w:iCs w:val="false"/>
            <w:lang w:val="en-US"/>
          </w:rPr>
          <w:t xml:space="preserve"> with properties </w:t>
        </w:r>
      </w:ins>
      <w:r>
        <w:rPr/>
      </w:r>
      <m:oMath xmlns:m="http://schemas.openxmlformats.org/officeDocument/2006/math">
        <m:r>
          <m:t xml:space="preserve">p</m:t>
        </m:r>
        <m:r>
          <m:t xml:space="preserve">∈</m:t>
        </m:r>
        <m:sSub>
          <m:e>
            <m:r>
              <m:t xml:space="preserve">Π</m:t>
            </m:r>
          </m:e>
          <m:sub>
            <m:r>
              <m:t xml:space="preserve">a</m:t>
            </m:r>
          </m:sub>
        </m:sSub>
      </m:oMath>
      <w:ins w:id="818" w:author="I.C." w:date="2025-09-22T21:16:13Z">
        <w:r>
          <w:rPr>
            <w:i w:val="false"/>
            <w:iCs w:val="false"/>
            <w:lang w:val="en-US"/>
          </w:rPr>
          <w:t xml:space="preserve"> (the set of </w:t>
        </w:r>
      </w:ins>
      <w:ins w:id="819" w:author="I.C." w:date="2025-09-22T21:16:13Z">
        <w:r>
          <w:rPr>
            <w:i/>
            <w:iCs/>
            <w:lang w:val="en-US"/>
          </w:rPr>
          <w:t>a</w:t>
        </w:r>
      </w:ins>
      <w:ins w:id="820" w:author="I.C." w:date="2025-09-22T21:16:13Z">
        <w:r>
          <w:rPr>
            <w:i w:val="false"/>
            <w:iCs w:val="false"/>
            <w:lang w:val="en-US"/>
          </w:rPr>
          <w:t xml:space="preserve">’s properties) and </w:t>
        </w:r>
      </w:ins>
      <w:r>
        <w:rPr/>
      </w:r>
      <m:oMath xmlns:m="http://schemas.openxmlformats.org/officeDocument/2006/math">
        <m:r>
          <m:t xml:space="preserve">q</m:t>
        </m:r>
        <m:r>
          <m:t xml:space="preserve">∈</m:t>
        </m:r>
        <m:sSub>
          <m:e>
            <m:r>
              <m:t xml:space="preserve">Π</m:t>
            </m:r>
          </m:e>
          <m:sub>
            <m:r>
              <m:t xml:space="preserve">b</m:t>
            </m:r>
          </m:sub>
        </m:sSub>
      </m:oMath>
      <w:ins w:id="821" w:author="I.C." w:date="2025-09-22T21:16:13Z">
        <w:r>
          <w:rPr>
            <w:i w:val="false"/>
            <w:iCs w:val="false"/>
            <w:lang w:val="en-US"/>
          </w:rPr>
          <w:t xml:space="preserve"> leads to a generation of sequences  </w:t>
        </w:r>
      </w:ins>
      <w:r>
        <w:rPr/>
      </w:r>
      <m:oMath xmlns:m="http://schemas.openxmlformats.org/officeDocument/2006/math">
        <m:r>
          <m:t xml:space="preserve">γ</m:t>
        </m:r>
        <m:d>
          <m:dPr>
            <m:begChr m:val="("/>
            <m:endChr m:val=")"/>
          </m:dPr>
          <m:e>
            <m:r>
              <m:t xml:space="preserve">τ</m:t>
            </m:r>
          </m:e>
        </m:d>
        <m:r>
          <m:t xml:space="preserve">=</m:t>
        </m:r>
        <m:d>
          <m:dPr>
            <m:begChr m:val="{"/>
            <m:sepChr m:val="|"/>
            <m:endChr m:val="}"/>
          </m:dPr>
          <m:e>
            <m:d>
              <m:dPr>
                <m:begChr m:val="("/>
                <m:endChr m:val=")"/>
              </m:dPr>
              <m:e>
                <m:sSub>
                  <m:e>
                    <m:r>
                      <m:t xml:space="preserve">n</m:t>
                    </m:r>
                  </m:e>
                  <m:sub>
                    <m:r>
                      <m:t xml:space="preserve">a</m:t>
                    </m:r>
                  </m:sub>
                </m:sSub>
                <m:r>
                  <m:t xml:space="preserve">.</m:t>
                </m:r>
                <m:r>
                  <m:t xml:space="preserve">p</m:t>
                </m:r>
                <m:sSub>
                  <m:e>
                    <m:r>
                      <m:t xml:space="preserve">n</m:t>
                    </m:r>
                  </m:e>
                  <m:sub>
                    <m:r>
                      <m:t xml:space="preserve">b</m:t>
                    </m:r>
                  </m:sub>
                </m:sSub>
                <m:r>
                  <m:t xml:space="preserve">.</m:t>
                </m:r>
                <m:r>
                  <m:t xml:space="preserve">q</m:t>
                </m:r>
              </m:e>
            </m:d>
            <m:r>
              <m:rPr>
                <m:lit/>
                <m:nor/>
              </m:rPr>
              <m:t xml:space="preserve"> </m:t>
            </m:r>
          </m:e>
          <m:e>
            <m:sSub>
              <m:e>
                <m:r>
                  <m:t xml:space="preserve">n</m:t>
                </m:r>
              </m:e>
              <m:sub>
                <m:r>
                  <m:t xml:space="preserve">a</m:t>
                </m:r>
              </m:sub>
            </m:sSub>
            <m:r>
              <m:t xml:space="preserve">∈</m:t>
            </m:r>
            <m:r>
              <m:t xml:space="preserve">a</m:t>
            </m:r>
            <m:r>
              <m:t xml:space="preserve">∧</m:t>
            </m:r>
            <m:sSub>
              <m:e>
                <m:r>
                  <m:t xml:space="preserve">n</m:t>
                </m:r>
              </m:e>
              <m:sub>
                <m:r>
                  <m:t xml:space="preserve">b</m:t>
                </m:r>
              </m:sub>
            </m:sSub>
            <m:r>
              <m:t xml:space="preserve">∈</m:t>
            </m:r>
            <m:r>
              <m:t xml:space="preserve">b</m:t>
            </m:r>
            <m:r>
              <m:t xml:space="preserve">∧</m:t>
            </m:r>
            <m:r>
              <m:t xml:space="preserve">R</m:t>
            </m:r>
            <m:d>
              <m:dPr>
                <m:begChr m:val="("/>
                <m:endChr m:val=")"/>
              </m:dPr>
              <m:e>
                <m:sSub>
                  <m:e>
                    <m:r>
                      <m:t xml:space="preserve">n</m:t>
                    </m:r>
                  </m:e>
                  <m:sub>
                    <m:r>
                      <m:t xml:space="preserve">a</m:t>
                    </m:r>
                  </m:sub>
                </m:sSub>
                <m:r>
                  <m:t xml:space="preserve">,</m:t>
                </m:r>
                <m:sSub>
                  <m:e>
                    <m:r>
                      <m:t xml:space="preserve">n</m:t>
                    </m:r>
                  </m:e>
                  <m:sub>
                    <m:r>
                      <m:t xml:space="preserve">b</m:t>
                    </m:r>
                  </m:sub>
                </m:sSub>
              </m:e>
            </m:d>
          </m:e>
        </m:d>
      </m:oMath>
      <w:ins w:id="822" w:author="I.C." w:date="2025-09-22T21:16:13Z">
        <w:r>
          <w:rPr>
            <w:i w:val="false"/>
            <w:iCs w:val="false"/>
            <w:lang w:val="en-US"/>
          </w:rPr>
          <w:t>where predicate R(x, y) is true iff there is a route between nodes x and y.</w:t>
        </w:r>
      </w:ins>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lvl>
    <w:lvl w:ilvl="1">
      <w:start w:val="1"/>
      <w:pStyle w:val="Heading2"/>
      <w:numFmt w:val="decimal"/>
      <w:lvlText w:val="%1.%2."/>
      <w:lvlJc w:val="start"/>
      <w:pPr>
        <w:tabs>
          <w:tab w:val="num" w:pos="0"/>
        </w:tabs>
        <w:ind w:start="0" w:hanging="0"/>
      </w:pPr>
      <w:rPr/>
    </w:lvl>
    <w:lvl w:ilvl="2">
      <w:start w:val="1"/>
      <w:pStyle w:val="Heading3"/>
      <w:numFmt w:val="decimal"/>
      <w:lvlText w:val=""/>
      <w:lvlJc w:val="start"/>
      <w:pPr>
        <w:tabs>
          <w:tab w:val="num" w:pos="0"/>
        </w:tabs>
        <w:ind w:start="0" w:hanging="0"/>
      </w:pPr>
      <w:rPr/>
    </w:lvl>
    <w:lvl w:ilvl="3">
      <w:start w:val="1"/>
      <w:pStyle w:val="Heading4"/>
      <w:numFmt w:val="none"/>
      <w:suff w:val="nothing"/>
      <w:lvlText w:val=""/>
      <w:lvlJc w:val="start"/>
      <w:pPr>
        <w:tabs>
          <w:tab w:val="num" w:pos="0"/>
        </w:tabs>
        <w:ind w:start="0" w:hanging="0"/>
      </w:pPr>
      <w:rPr/>
    </w:lvl>
    <w:lvl w:ilvl="4">
      <w:start w:val="1"/>
      <w:pStyle w:val="Heading5"/>
      <w:numFmt w:val="none"/>
      <w:suff w:val="nothing"/>
      <w:lvlText w:val=""/>
      <w:lvlJc w:val="start"/>
      <w:pPr>
        <w:tabs>
          <w:tab w:val="num" w:pos="0"/>
        </w:tabs>
        <w:ind w:start="0" w:hanging="0"/>
      </w:pPr>
      <w:rPr/>
    </w:lvl>
    <w:lvl w:ilvl="5">
      <w:start w:val="1"/>
      <w:pStyle w:val="Heading6"/>
      <w:numFmt w:val="none"/>
      <w:suff w:val="nothing"/>
      <w:lvlText w:val=""/>
      <w:lvlJc w:val="start"/>
      <w:pPr>
        <w:tabs>
          <w:tab w:val="num" w:pos="0"/>
        </w:tabs>
        <w:ind w:start="0" w:hanging="0"/>
      </w:pPr>
      <w:rPr/>
    </w:lvl>
    <w:lvl w:ilvl="6">
      <w:start w:val="1"/>
      <w:pStyle w:val="Heading7"/>
      <w:numFmt w:val="none"/>
      <w:suff w:val="nothing"/>
      <w:lvlText w:val=""/>
      <w:lvlJc w:val="start"/>
      <w:pPr>
        <w:tabs>
          <w:tab w:val="num" w:pos="0"/>
        </w:tabs>
        <w:ind w:start="0" w:hanging="0"/>
      </w:pPr>
      <w:rPr/>
    </w:lvl>
    <w:lvl w:ilvl="7">
      <w:start w:val="1"/>
      <w:pStyle w:val="Heading8"/>
      <w:numFmt w:val="none"/>
      <w:suff w:val="nothing"/>
      <w:lvlText w:val=""/>
      <w:lvlJc w:val="start"/>
      <w:pPr>
        <w:tabs>
          <w:tab w:val="num" w:pos="0"/>
        </w:tabs>
        <w:ind w:start="0" w:hanging="0"/>
      </w:pPr>
      <w:rPr/>
    </w:lvl>
    <w:lvl w:ilvl="8">
      <w:start w:val="1"/>
      <w:pStyle w:val="Heading9"/>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6">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7">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8">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9">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4">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5">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9"/>
    <w:lvlOverride w:ilvl="0">
      <w:startOverride w:val="1"/>
    </w:lvlOverride>
  </w:num>
  <w:num w:numId="157">
    <w:abstractNumId w:val="9"/>
  </w:num>
  <w:num w:numId="158">
    <w:abstractNumId w:val="9"/>
  </w:num>
  <w:num w:numId="159">
    <w:abstractNumId w:val="9"/>
  </w:num>
  <w:num w:numId="160">
    <w:abstractNumId w:val="9"/>
    <w:lvlOverride w:ilvl="0">
      <w:startOverride w:val="1"/>
    </w:lvlOverride>
  </w:num>
  <w:num w:numId="161">
    <w:abstractNumId w:val="9"/>
  </w:num>
  <w:num w:numId="162">
    <w:abstractNumId w:val="9"/>
  </w:num>
  <w:num w:numId="163">
    <w:abstractNumId w:val="9"/>
  </w:num>
  <w:num w:numId="164">
    <w:abstractNumId w:val="9"/>
  </w:num>
  <w:num w:numId="165">
    <w:abstractNumId w:val="9"/>
  </w:num>
  <w:num w:numId="166">
    <w:abstractNumId w:val="9"/>
  </w:num>
  <w:num w:numId="167">
    <w:abstractNumId w:val="9"/>
  </w:num>
  <w:num w:numId="168">
    <w:abstractNumId w:val="9"/>
  </w:num>
  <w:num w:numId="169">
    <w:abstractNumId w:val="9"/>
  </w:num>
  <w:num w:numId="170">
    <w:abstractNumId w:val="9"/>
  </w:num>
  <w:num w:numId="171">
    <w:abstractNumId w:val="9"/>
  </w:num>
  <w:num w:numId="172">
    <w:abstractNumId w:val="9"/>
  </w:num>
  <w:num w:numId="173">
    <w:abstractNumId w:val="9"/>
  </w:num>
  <w:num w:numId="174">
    <w:abstractNumId w:val="9"/>
  </w:num>
  <w:num w:numId="175">
    <w:abstractNumId w:val="9"/>
  </w:num>
  <w:num w:numId="176">
    <w:abstractNumId w:val="9"/>
  </w:num>
  <w:num w:numId="177">
    <w:abstractNumId w:val="9"/>
  </w:num>
  <w:num w:numId="178">
    <w:abstractNumId w:val="9"/>
  </w:num>
  <w:num w:numId="179">
    <w:abstractNumId w:val="9"/>
  </w:num>
  <w:num w:numId="180">
    <w:abstractNumId w:val="9"/>
  </w:num>
  <w:num w:numId="181">
    <w:abstractNumId w:val="9"/>
  </w:num>
  <w:num w:numId="182">
    <w:abstractNumId w:val="9"/>
  </w:num>
  <w:num w:numId="183">
    <w:abstractNumId w:val="9"/>
  </w:num>
  <w:num w:numId="184">
    <w:abstractNumId w:val="9"/>
  </w:num>
  <w:num w:numId="185">
    <w:abstractNumId w:val="9"/>
  </w:num>
  <w:num w:numId="186">
    <w:abstractNumId w:val="9"/>
  </w:num>
  <w:num w:numId="187">
    <w:abstractNumId w:val="9"/>
  </w:num>
  <w:num w:numId="188">
    <w:abstractNumId w:val="9"/>
  </w:num>
  <w:num w:numId="189">
    <w:abstractNumId w:val="9"/>
  </w:num>
  <w:num w:numId="190">
    <w:abstractNumId w:val="9"/>
  </w:num>
  <w:num w:numId="191">
    <w:abstractNumId w:val="9"/>
  </w:num>
  <w:num w:numId="192">
    <w:abstractNumId w:val="9"/>
  </w:num>
  <w:num w:numId="193">
    <w:abstractNumId w:val="9"/>
  </w:num>
  <w:num w:numId="194">
    <w:abstractNumId w:val="9"/>
  </w:num>
  <w:num w:numId="195">
    <w:abstractNumId w:val="9"/>
  </w:num>
  <w:num w:numId="196">
    <w:abstractNumId w:val="9"/>
  </w:num>
  <w:num w:numId="197">
    <w:abstractNumId w:val="9"/>
  </w:num>
  <w:num w:numId="198">
    <w:abstractNumId w:val="9"/>
  </w:num>
  <w:num w:numId="199">
    <w:abstractNumId w:val="9"/>
  </w:num>
  <w:num w:numId="200">
    <w:abstractNumId w:val="9"/>
  </w:num>
  <w:num w:numId="201">
    <w:abstractNumId w:val="9"/>
  </w:num>
  <w:num w:numId="202">
    <w:abstractNumId w:val="9"/>
  </w:num>
  <w:num w:numId="203">
    <w:abstractNumId w:val="9"/>
  </w:num>
  <w:num w:numId="204">
    <w:abstractNumId w:val="9"/>
  </w:num>
  <w:num w:numId="205">
    <w:abstractNumId w:val="9"/>
  </w:num>
  <w:num w:numId="206">
    <w:abstractNumId w:val="9"/>
  </w:num>
  <w:num w:numId="207">
    <w:abstractNumId w:val="9"/>
  </w:num>
  <w:num w:numId="208">
    <w:abstractNumId w:val="9"/>
  </w:num>
  <w:num w:numId="209">
    <w:abstractNumId w:val="9"/>
  </w:num>
  <w:num w:numId="210">
    <w:abstractNumId w:val="9"/>
    <w:lvlOverride w:ilvl="0">
      <w:startOverride w:val="1"/>
    </w:lvlOverride>
  </w:num>
  <w:num w:numId="211">
    <w:abstractNumId w:val="9"/>
  </w:num>
  <w:num w:numId="212">
    <w:abstractNumId w:val="9"/>
  </w:num>
  <w:num w:numId="213">
    <w:abstractNumId w:val="9"/>
  </w:num>
  <w:num w:numId="214">
    <w:abstractNumId w:val="9"/>
  </w:num>
  <w:num w:numId="215">
    <w:abstractNumId w:val="9"/>
  </w:num>
  <w:num w:numId="216">
    <w:abstractNumId w:val="9"/>
  </w:num>
  <w:num w:numId="217">
    <w:abstractNumId w:val="9"/>
  </w:num>
  <w:num w:numId="218">
    <w:abstractNumId w:val="9"/>
  </w:num>
  <w:num w:numId="219">
    <w:abstractNumId w:val="9"/>
  </w:num>
  <w:num w:numId="220">
    <w:abstractNumId w:val="9"/>
  </w:num>
  <w:num w:numId="221">
    <w:abstractNumId w:val="9"/>
  </w:num>
  <w:num w:numId="222">
    <w:abstractNumId w:val="9"/>
  </w:num>
  <w:num w:numId="223">
    <w:abstractNumId w:val="9"/>
  </w:num>
  <w:num w:numId="224">
    <w:abstractNumId w:val="9"/>
  </w:num>
  <w:num w:numId="225">
    <w:abstractNumId w:val="78"/>
    <w:lvlOverride w:ilvl="0">
      <w:startOverride w:val="1"/>
    </w:lvlOverride>
  </w:num>
  <w:num w:numId="226">
    <w:abstractNumId w:val="78"/>
  </w:num>
  <w:num w:numId="227">
    <w:abstractNumId w:val="78"/>
  </w:num>
  <w:num w:numId="228">
    <w:abstractNumId w:val="78"/>
  </w:num>
  <w:num w:numId="229">
    <w:abstractNumId w:val="78"/>
  </w:num>
  <w:num w:numId="230">
    <w:abstractNumId w:val="78"/>
  </w:num>
  <w:num w:numId="231">
    <w:abstractNumId w:val="78"/>
  </w:num>
  <w:num w:numId="232">
    <w:abstractNumId w:val="78"/>
  </w:num>
  <w:num w:numId="233">
    <w:abstractNumId w:val="78"/>
  </w:num>
  <w:num w:numId="234">
    <w:abstractNumId w:val="78"/>
  </w:num>
  <w:num w:numId="235">
    <w:abstractNumId w:val="78"/>
  </w:num>
  <w:num w:numId="236">
    <w:abstractNumId w:val="78"/>
  </w:num>
  <w:num w:numId="237">
    <w:abstractNumId w:val="78"/>
    <w:lvlOverride w:ilvl="0">
      <w:startOverride w:val="1"/>
    </w:lvlOverride>
  </w:num>
  <w:num w:numId="238">
    <w:abstractNumId w:val="78"/>
  </w:num>
  <w:num w:numId="239">
    <w:abstractNumId w:val="78"/>
  </w:num>
  <w:num w:numId="240">
    <w:abstractNumId w:val="78"/>
  </w:num>
  <w:num w:numId="241">
    <w:abstractNumId w:val="78"/>
  </w:num>
  <w:num w:numId="242">
    <w:abstractNumId w:val="78"/>
  </w:num>
  <w:num w:numId="243">
    <w:abstractNumId w:val="78"/>
  </w:num>
  <w:num w:numId="244">
    <w:abstractNumId w:val="78"/>
  </w:num>
  <w:num w:numId="245">
    <w:abstractNumId w:val="78"/>
  </w:num>
  <w:num w:numId="246">
    <w:abstractNumId w:val="78"/>
  </w:num>
  <w:num w:numId="247">
    <w:abstractNumId w:val="78"/>
  </w:num>
  <w:num w:numId="248">
    <w:abstractNumId w:val="78"/>
  </w:num>
  <w:num w:numId="249">
    <w:abstractNumId w:val="78"/>
  </w:num>
  <w:num w:numId="250">
    <w:abstractNumId w:val="78"/>
    <w:lvlOverride w:ilvl="0">
      <w:startOverride w:val="1"/>
    </w:lvlOverride>
  </w:num>
  <w:num w:numId="251">
    <w:abstractNumId w:val="78"/>
  </w:num>
  <w:num w:numId="252">
    <w:abstractNumId w:val="78"/>
  </w:num>
  <w:num w:numId="253">
    <w:abstractNumId w:val="78"/>
  </w:num>
  <w:num w:numId="254">
    <w:abstractNumId w:val="78"/>
  </w:num>
  <w:num w:numId="255">
    <w:abstractNumId w:val="78"/>
  </w:num>
  <w:num w:numId="256">
    <w:abstractNumId w:val="78"/>
  </w:num>
  <w:num w:numId="257">
    <w:abstractNumId w:val="78"/>
  </w:num>
  <w:num w:numId="258">
    <w:abstractNumId w:val="78"/>
  </w:num>
  <w:num w:numId="259">
    <w:abstractNumId w:val="78"/>
  </w:num>
  <w:num w:numId="260">
    <w:abstractNumId w:val="78"/>
  </w:num>
  <w:num w:numId="261">
    <w:abstractNumId w:val="78"/>
  </w:num>
  <w:num w:numId="262">
    <w:abstractNumId w:val="78"/>
  </w:num>
  <w:num w:numId="263">
    <w:abstractNumId w:val="78"/>
  </w:num>
  <w:num w:numId="264">
    <w:abstractNumId w:val="78"/>
  </w:num>
  <w:num w:numId="265">
    <w:abstractNumId w:val="78"/>
  </w:num>
  <w:num w:numId="266">
    <w:abstractNumId w:val="78"/>
  </w:num>
  <w:num w:numId="267">
    <w:abstractNumId w:val="78"/>
  </w:num>
  <w:num w:numId="268">
    <w:abstractNumId w:val="78"/>
  </w:num>
  <w:num w:numId="269">
    <w:abstractNumId w:val="78"/>
  </w:num>
  <w:num w:numId="270">
    <w:abstractNumId w:val="78"/>
  </w:num>
  <w:num w:numId="271">
    <w:abstractNumId w:val="78"/>
  </w:num>
  <w:num w:numId="272">
    <w:abstractNumId w:val="78"/>
  </w:num>
  <w:num w:numId="273">
    <w:abstractNumId w:val="78"/>
  </w:num>
  <w:num w:numId="274">
    <w:abstractNumId w:val="78"/>
  </w:num>
  <w:num w:numId="275">
    <w:abstractNumId w:val="78"/>
  </w:num>
  <w:num w:numId="276">
    <w:abstractNumId w:val="78"/>
  </w:num>
  <w:num w:numId="277">
    <w:abstractNumId w:val="78"/>
  </w:num>
  <w:num w:numId="278">
    <w:abstractNumId w:val="78"/>
  </w:num>
  <w:num w:numId="279">
    <w:abstractNumId w:val="78"/>
  </w:num>
  <w:num w:numId="280">
    <w:abstractNumId w:val="78"/>
  </w:num>
  <w:num w:numId="281">
    <w:abstractNumId w:val="78"/>
  </w:num>
  <w:num w:numId="282">
    <w:abstractNumId w:val="78"/>
  </w:num>
  <w:num w:numId="283">
    <w:abstractNumId w:val="78"/>
  </w:num>
  <w:num w:numId="284">
    <w:abstractNumId w:val="78"/>
  </w:num>
  <w:num w:numId="285">
    <w:abstractNumId w:val="78"/>
  </w:num>
  <w:num w:numId="286">
    <w:abstractNumId w:val="78"/>
  </w:num>
  <w:num w:numId="287">
    <w:abstractNumId w:val="78"/>
  </w:num>
  <w:num w:numId="288">
    <w:abstractNumId w:val="78"/>
  </w:num>
  <w:num w:numId="289">
    <w:abstractNumId w:val="78"/>
  </w:num>
  <w:num w:numId="290">
    <w:abstractNumId w:val="78"/>
  </w:num>
  <w:num w:numId="291">
    <w:abstractNumId w:val="78"/>
  </w:num>
  <w:num w:numId="292">
    <w:abstractNumId w:val="78"/>
  </w:num>
  <w:num w:numId="293">
    <w:abstractNumId w:val="78"/>
  </w:num>
  <w:num w:numId="294">
    <w:abstractNumId w:val="78"/>
    <w:lvlOverride w:ilvl="0">
      <w:startOverride w:val="1"/>
    </w:lvlOverride>
  </w:num>
  <w:num w:numId="295">
    <w:abstractNumId w:val="78"/>
  </w:num>
  <w:num w:numId="296">
    <w:abstractNumId w:val="78"/>
  </w:num>
  <w:num w:numId="297">
    <w:abstractNumId w:val="78"/>
  </w:num>
  <w:num w:numId="298">
    <w:abstractNumId w:val="78"/>
  </w:num>
  <w:num w:numId="299">
    <w:abstractNumId w:val="78"/>
  </w:num>
  <w:num w:numId="300">
    <w:abstractNumId w:val="78"/>
  </w:num>
  <w:num w:numId="301">
    <w:abstractNumId w:val="78"/>
  </w:num>
  <w:num w:numId="302">
    <w:abstractNumId w:val="78"/>
  </w:num>
</w:numbering>
</file>

<file path=word/settings.xml><?xml version="1.0" encoding="utf-8"?>
<w:settings xmlns:w="http://schemas.openxmlformats.org/wordprocessingml/2006/main">
  <w:zoom w:percent="160"/>
  <w:revisionView w:insDel="0" w:formatting="0"/>
  <w:trackRevisions/>
  <w:defaultTabStop w:val="709"/>
  <w:autoHyphenation w:val="true"/>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dexLink">
    <w:name w:val="Index Link"/>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Figure">
    <w:name w:val="Figure"/>
    <w:basedOn w:val="Caption"/>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ing10">
    <w:name w:val="Heading 10"/>
    <w:basedOn w:val="Heading"/>
    <w:next w:val="BodyText"/>
    <w:qFormat/>
    <w:pPr>
      <w:spacing w:before="60" w:after="60"/>
      <w:outlineLvl w:val="8"/>
    </w:pPr>
    <w:rPr>
      <w:b/>
      <w:bCs/>
      <w:sz w:val="18"/>
      <w:szCs w:val="18"/>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972" w:leader="dot"/>
      </w:tabs>
      <w:ind w:hanging="0" w:start="283"/>
    </w:pPr>
    <w:rPr/>
  </w:style>
  <w:style w:type="paragraph" w:styleId="FootnoteText">
    <w:name w:val="Footnote Text"/>
    <w:basedOn w:val="Normal"/>
    <w:pPr>
      <w:suppressLineNumbers/>
      <w:ind w:hanging="340" w:start="340"/>
    </w:pPr>
    <w:rPr>
      <w:sz w:val="20"/>
      <w:szCs w:val="20"/>
    </w:rPr>
  </w:style>
  <w:style w:type="paragraph" w:styleId="TOC3">
    <w:name w:val="TOC 3"/>
    <w:basedOn w:val="Index"/>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itre-attack/attack-stix-data"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hyperlink" Target="https://cwe.mitre.org/documents/schema/" TargetMode="External"/><Relationship Id="rId6" Type="http://schemas.openxmlformats.org/officeDocument/2006/relationships/hyperlink" Target="http://cwe.mitre.org/data/xsd/cwe_schema_v7.2.xsd" TargetMode="External"/><Relationship Id="rId7" Type="http://schemas.openxmlformats.org/officeDocument/2006/relationships/hyperlink" Target="https://cwe.mitre.org/data/downloads.html" TargetMode="External"/><Relationship Id="rId8" Type="http://schemas.openxmlformats.org/officeDocument/2006/relationships/hyperlink" Target="https://www.omgwiki.org/dido/doku.php?id=dido:public:ra:xapend:xapend.b_stds:tech:omg:start" TargetMode="External"/><Relationship Id="rId9" Type="http://schemas.openxmlformats.org/officeDocument/2006/relationships/hyperlink" Target="https://www.omgwiki.org/dido/doku.php?id=dido:public:ra:xapend:xapend.b_stds:tech:omg:acrm" TargetMode="External"/><Relationship Id="rId10" Type="http://schemas.openxmlformats.org/officeDocument/2006/relationships/hyperlink" Target="https://github.com/CVEProject/cve-schema" TargetMode="External"/><Relationship Id="rId11" Type="http://schemas.openxmlformats.org/officeDocument/2006/relationships/hyperlink" Target="https://cveproject.github.io/cve-schema/schema/docs/" TargetMode="External"/><Relationship Id="rId12" Type="http://schemas.openxmlformats.org/officeDocument/2006/relationships/hyperlink" Target="https://www.cve.org/Downloads" TargetMode="External"/><Relationship Id="rId13" Type="http://schemas.openxmlformats.org/officeDocument/2006/relationships/hyperlink" Target="https://github.com/CVEProject/cvelistV5" TargetMode="External"/><Relationship Id="rId14" Type="http://schemas.openxmlformats.org/officeDocument/2006/relationships/hyperlink" Target="https://cveproject.github.io/cve-schema/schema/docs/mindmap.html" TargetMode="External"/><Relationship Id="rId15" Type="http://schemas.openxmlformats.org/officeDocument/2006/relationships/hyperlink" Target="https://github.com/cveproject/cve-schema/blob/main/schema/docs/cnaContainer-advanced-example.json" TargetMode="External"/><Relationship Id="rId16" Type="http://schemas.openxmlformats.org/officeDocument/2006/relationships/hyperlink" Target="https://capec.mitre.org/" TargetMode="External"/><Relationship Id="rId17" Type="http://schemas.openxmlformats.org/officeDocument/2006/relationships/hyperlink" Target="https://capec.mitre.org/about/attack_comparison.html" TargetMode="External"/><Relationship Id="rId18" Type="http://schemas.openxmlformats.org/officeDocument/2006/relationships/hyperlink" Target="https://capec.mitre.org/documents/schema/index.html" TargetMode="External"/><Relationship Id="rId19" Type="http://schemas.openxmlformats.org/officeDocument/2006/relationships/hyperlink" Target="https://capec.mitre.org/data/xsd/ap_schema_v3.5.xsd" TargetMode="External"/><Relationship Id="rId20" Type="http://schemas.openxmlformats.org/officeDocument/2006/relationships/hyperlink" Target="https://engage.mitre.org/" TargetMode="External"/><Relationship Id="rId21" Type="http://schemas.openxmlformats.org/officeDocument/2006/relationships/hyperlink" Target="https://github.com/mitre/engage/" TargetMode="External"/><Relationship Id="rId22" Type="http://schemas.openxmlformats.org/officeDocument/2006/relationships/hyperlink" Target="https://github.com/mitre/engage/tree/main/Data/json" TargetMode="External"/><Relationship Id="rId23" Type="http://schemas.openxmlformats.org/officeDocument/2006/relationships/image" Target="media/image2.png"/><Relationship Id="rId24" Type="http://schemas.openxmlformats.org/officeDocument/2006/relationships/image" Target="media/image2.png"/><Relationship Id="rId25" Type="http://schemas.openxmlformats.org/officeDocument/2006/relationships/hyperlink" Target="https://github.com/lark-parser/lark" TargetMode="External"/><Relationship Id="rId26" Type="http://schemas.openxmlformats.org/officeDocument/2006/relationships/hyperlink" Target="https://lark-parser.readthedocs.io/en/stable/visitors.html" TargetMode="Externa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footnotes" Target="footnotes.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31762</TotalTime>
  <Application>LibreOffice/24.2.7.2$Linux_X86_64 LibreOffice_project/420$Build-2</Application>
  <AppVersion>15.0000</AppVersion>
  <Pages>38</Pages>
  <Words>7891</Words>
  <Characters>51173</Characters>
  <CharactersWithSpaces>92911</CharactersWithSpaces>
  <Paragraphs>1148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2025-09-04T09:23:49Z</dcterms:created>
  <dc:creator>I.C.</dc:creator>
  <dc:description/>
  <dc:language>en-US</dc:language>
  <cp:lastModifiedBy>I.C.</cp:lastModifiedBy>
  <cp:lastPrinted>2025-10-06T12:55:26Z</cp:lastPrinted>
  <dcterms:modified xsi:type="dcterms:W3CDTF">2025-11-05T12:18:56Z</dcterms:modified>
  <cp:revision>423</cp:revision>
  <dc:subject/>
  <dc:title/>
</cp:coreProperties>
</file>

<file path=docProps/custom.xml><?xml version="1.0" encoding="utf-8"?>
<Properties xmlns="http://schemas.openxmlformats.org/officeDocument/2006/custom-properties" xmlns:vt="http://schemas.openxmlformats.org/officeDocument/2006/docPropsVTypes"/>
</file>