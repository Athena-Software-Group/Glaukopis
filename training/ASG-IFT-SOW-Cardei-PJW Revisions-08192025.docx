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C789BAC" w14:textId="77777777" w:rsidR="00000000" w:rsidRDefault="00000000">
      <w:pPr>
        <w:ind w:left="3727" w:right="3720"/>
        <w:jc w:val="center"/>
      </w:pPr>
      <w:r>
        <w:rPr>
          <w:b/>
          <w:color w:val="000009"/>
          <w:spacing w:val="-1"/>
        </w:rPr>
        <w:t>Scope of</w:t>
      </w:r>
      <w:r>
        <w:rPr>
          <w:b/>
          <w:color w:val="000009"/>
          <w:spacing w:val="-3"/>
        </w:rPr>
        <w:t xml:space="preserve"> </w:t>
      </w:r>
      <w:r>
        <w:rPr>
          <w:b/>
          <w:color w:val="000009"/>
          <w:spacing w:val="-2"/>
        </w:rPr>
        <w:t>Work</w:t>
      </w:r>
    </w:p>
    <w:p w14:paraId="59F8C403" w14:textId="77777777" w:rsidR="00000000" w:rsidRDefault="00000000">
      <w:pPr>
        <w:ind w:left="3727" w:right="3720"/>
        <w:jc w:val="center"/>
      </w:pPr>
    </w:p>
    <w:p w14:paraId="37849F93" w14:textId="77777777" w:rsidR="00000000" w:rsidRDefault="00000000">
      <w:pPr>
        <w:ind w:left="3727" w:right="3720"/>
        <w:jc w:val="center"/>
        <w:rPr>
          <w:rFonts w:ascii="Calibri" w:eastAsia="Calibri" w:hAnsi="Calibri" w:cs="Calibri"/>
          <w:b/>
          <w:bCs/>
          <w:sz w:val="20"/>
          <w:szCs w:val="20"/>
        </w:rPr>
      </w:pPr>
      <w:r>
        <w:rPr>
          <w:color w:val="000009"/>
          <w:spacing w:val="-2"/>
        </w:rPr>
        <w:t>(version 8/18/2025)</w:t>
      </w:r>
    </w:p>
    <w:p w14:paraId="75EAA73C" w14:textId="77777777" w:rsidR="00000000" w:rsidRDefault="00000000">
      <w:pPr>
        <w:rPr>
          <w:rFonts w:ascii="Calibri" w:eastAsia="Calibri" w:hAnsi="Calibri" w:cs="Calibri"/>
          <w:b/>
          <w:bCs/>
          <w:sz w:val="20"/>
          <w:szCs w:val="20"/>
        </w:rPr>
      </w:pPr>
    </w:p>
    <w:p w14:paraId="461EAB06" w14:textId="77777777" w:rsidR="00000000" w:rsidRDefault="00000000">
      <w:pPr>
        <w:rPr>
          <w:rFonts w:ascii="Calibri" w:eastAsia="Calibri" w:hAnsi="Calibri" w:cs="Calibri"/>
          <w:b/>
          <w:bCs/>
          <w:sz w:val="20"/>
          <w:szCs w:val="20"/>
        </w:rPr>
      </w:pPr>
      <w:r>
        <w:rPr>
          <w:rFonts w:eastAsia="Calibri" w:cs="Calibri"/>
          <w:b/>
          <w:bCs/>
          <w:sz w:val="20"/>
          <w:szCs w:val="20"/>
        </w:rPr>
        <w:t>Project Title: Instruction Finetuning for ASG CTI LLM</w:t>
      </w:r>
    </w:p>
    <w:p w14:paraId="2193D32F" w14:textId="77777777" w:rsidR="00000000" w:rsidRDefault="00000000">
      <w:pPr>
        <w:rPr>
          <w:rFonts w:ascii="Calibri" w:eastAsia="Calibri" w:hAnsi="Calibri" w:cs="Calibri"/>
          <w:b/>
          <w:bCs/>
          <w:sz w:val="20"/>
          <w:szCs w:val="20"/>
        </w:rPr>
      </w:pPr>
    </w:p>
    <w:p w14:paraId="3F1968EC" w14:textId="77777777" w:rsidR="00000000" w:rsidRDefault="00000000">
      <w:pPr>
        <w:rPr>
          <w:rFonts w:ascii="Calibri" w:eastAsia="Calibri" w:hAnsi="Calibri" w:cs="Calibri"/>
          <w:b/>
          <w:bCs/>
          <w:sz w:val="20"/>
          <w:szCs w:val="20"/>
        </w:rPr>
      </w:pPr>
      <w:r>
        <w:rPr>
          <w:rFonts w:eastAsia="Calibri" w:cs="Calibri"/>
          <w:b/>
          <w:bCs/>
          <w:sz w:val="20"/>
          <w:szCs w:val="20"/>
        </w:rPr>
        <w:t>Author: Dr. Ionut Cardei</w:t>
      </w:r>
    </w:p>
    <w:p w14:paraId="4CDAFE13" w14:textId="77777777" w:rsidR="00000000" w:rsidRDefault="00000000">
      <w:pPr>
        <w:rPr>
          <w:rFonts w:ascii="Calibri" w:eastAsia="Calibri" w:hAnsi="Calibri" w:cs="Calibri"/>
          <w:b/>
          <w:bCs/>
          <w:sz w:val="20"/>
          <w:szCs w:val="20"/>
        </w:rPr>
      </w:pPr>
    </w:p>
    <w:p w14:paraId="0851FEAA" w14:textId="77777777" w:rsidR="00000000" w:rsidRDefault="00000000">
      <w:pPr>
        <w:rPr>
          <w:rFonts w:ascii="Calibri" w:eastAsia="Calibri" w:hAnsi="Calibri" w:cs="Calibri"/>
          <w:b/>
          <w:bCs/>
          <w:sz w:val="20"/>
          <w:szCs w:val="20"/>
        </w:rPr>
      </w:pPr>
      <w:r>
        <w:rPr>
          <w:rFonts w:eastAsia="Calibri" w:cs="Calibri"/>
          <w:b/>
          <w:bCs/>
          <w:sz w:val="20"/>
          <w:szCs w:val="20"/>
        </w:rPr>
        <w:t>Sponsor: Athena Software Group</w:t>
      </w:r>
    </w:p>
    <w:p w14:paraId="4CA3787A" w14:textId="77777777" w:rsidR="00000000" w:rsidRDefault="00000000">
      <w:pPr>
        <w:rPr>
          <w:rFonts w:ascii="Calibri" w:eastAsia="Calibri" w:hAnsi="Calibri" w:cs="Calibri"/>
          <w:b/>
          <w:bCs/>
          <w:sz w:val="20"/>
          <w:szCs w:val="20"/>
        </w:rPr>
      </w:pPr>
    </w:p>
    <w:p w14:paraId="3651CD6B" w14:textId="77777777" w:rsidR="00000000" w:rsidRDefault="00000000">
      <w:pPr>
        <w:rPr>
          <w:rFonts w:ascii="Calibri" w:eastAsia="Calibri" w:hAnsi="Calibri" w:cs="Calibri"/>
          <w:b/>
          <w:bCs/>
          <w:sz w:val="20"/>
          <w:szCs w:val="20"/>
        </w:rPr>
      </w:pPr>
    </w:p>
    <w:p w14:paraId="7B424754" w14:textId="77777777" w:rsidR="00000000" w:rsidRDefault="00000000">
      <w:pPr>
        <w:pStyle w:val="ListParagraph"/>
        <w:numPr>
          <w:ilvl w:val="0"/>
          <w:numId w:val="2"/>
        </w:numPr>
        <w:ind w:left="270" w:hanging="270"/>
        <w:rPr>
          <w:rFonts w:eastAsia="Calibri" w:cs="Calibri"/>
          <w:b/>
          <w:bCs/>
          <w:sz w:val="20"/>
          <w:szCs w:val="20"/>
        </w:rPr>
      </w:pPr>
      <w:r>
        <w:rPr>
          <w:rFonts w:eastAsia="Calibri" w:cs="Calibri"/>
          <w:b/>
          <w:bCs/>
          <w:sz w:val="20"/>
          <w:szCs w:val="20"/>
        </w:rPr>
        <w:t>Summary:</w:t>
      </w:r>
    </w:p>
    <w:p w14:paraId="38B749F7" w14:textId="77777777" w:rsidR="00000000" w:rsidRDefault="00000000">
      <w:pPr>
        <w:pStyle w:val="ListParagraph"/>
        <w:numPr>
          <w:ilvl w:val="0"/>
          <w:numId w:val="3"/>
        </w:numPr>
        <w:rPr>
          <w:rFonts w:eastAsia="Calibri" w:cs="Calibri"/>
          <w:b/>
          <w:bCs/>
          <w:sz w:val="20"/>
          <w:szCs w:val="20"/>
        </w:rPr>
      </w:pPr>
      <w:r>
        <w:rPr>
          <w:rFonts w:eastAsia="Calibri" w:cs="Calibri"/>
          <w:b/>
          <w:bCs/>
          <w:sz w:val="20"/>
          <w:szCs w:val="20"/>
        </w:rPr>
        <w:t>Project Overview:</w:t>
      </w:r>
      <w:r>
        <w:rPr>
          <w:rFonts w:eastAsia="Calibri" w:cs="Calibri"/>
          <w:sz w:val="20"/>
          <w:szCs w:val="20"/>
        </w:rPr>
        <w:t xml:space="preserve"> This project aims to </w:t>
      </w:r>
      <w:del w:id="0" w:author="I.C." w:date="2025-06-25T09:18:00Z">
        <w:r>
          <w:rPr>
            <w:rFonts w:eastAsia="Calibri" w:cs="Calibri"/>
            <w:sz w:val="20"/>
            <w:szCs w:val="20"/>
          </w:rPr>
          <w:delText xml:space="preserve">research and </w:delText>
        </w:r>
      </w:del>
      <w:r>
        <w:rPr>
          <w:rFonts w:eastAsia="Calibri" w:cs="Calibri"/>
          <w:sz w:val="20"/>
          <w:szCs w:val="20"/>
        </w:rPr>
        <w:t>design and develop a system for generating Instruction Fine Tuning (IFT) data intended for the Athena Software Group (ASG) CTI LLM. The project also aims to deliver several prototype IFT datasets along the various milestones to be evaluated against the ASG CTI benchmarks, currently in development and to deliver prototype Hugging Face (HF) models for further evaluation.</w:t>
      </w:r>
    </w:p>
    <w:p w14:paraId="6A9D6A82" w14:textId="77777777" w:rsidR="00000000" w:rsidRDefault="00000000">
      <w:pPr>
        <w:pStyle w:val="ListParagraph"/>
        <w:numPr>
          <w:ilvl w:val="1"/>
          <w:numId w:val="3"/>
        </w:numPr>
        <w:rPr>
          <w:rFonts w:eastAsia="Calibri" w:cs="Calibri"/>
          <w:b/>
          <w:bCs/>
          <w:sz w:val="20"/>
          <w:szCs w:val="20"/>
        </w:rPr>
      </w:pPr>
      <w:r>
        <w:rPr>
          <w:rFonts w:eastAsia="Calibri" w:cs="Calibri"/>
          <w:b/>
          <w:bCs/>
          <w:sz w:val="20"/>
          <w:szCs w:val="20"/>
        </w:rPr>
        <w:t>NOTE</w:t>
      </w:r>
      <w:r>
        <w:rPr>
          <w:rFonts w:eastAsia="Calibri" w:cs="Calibri"/>
          <w:sz w:val="20"/>
          <w:szCs w:val="20"/>
        </w:rPr>
        <w:t xml:space="preserve">: to keep up with the ASG product development schedule, this SOW comes with incremental tasks, some </w:t>
      </w:r>
      <w:proofErr w:type="gramStart"/>
      <w:r>
        <w:rPr>
          <w:rFonts w:eastAsia="Calibri" w:cs="Calibri"/>
          <w:sz w:val="20"/>
          <w:szCs w:val="20"/>
        </w:rPr>
        <w:t>optional .</w:t>
      </w:r>
      <w:proofErr w:type="gramEnd"/>
    </w:p>
    <w:p w14:paraId="340BFF01" w14:textId="77777777" w:rsidR="00000000" w:rsidRDefault="00000000">
      <w:pPr>
        <w:pStyle w:val="ListParagraph"/>
        <w:numPr>
          <w:ilvl w:val="0"/>
          <w:numId w:val="3"/>
        </w:numPr>
        <w:rPr>
          <w:rFonts w:eastAsia="Calibri" w:cs="Calibri"/>
          <w:b/>
          <w:bCs/>
          <w:sz w:val="20"/>
          <w:szCs w:val="20"/>
        </w:rPr>
      </w:pPr>
      <w:r>
        <w:rPr>
          <w:rFonts w:eastAsia="Calibri" w:cs="Calibri"/>
          <w:b/>
          <w:bCs/>
          <w:sz w:val="20"/>
          <w:szCs w:val="20"/>
        </w:rPr>
        <w:t>Project Duration</w:t>
      </w:r>
      <w:r>
        <w:rPr>
          <w:rFonts w:eastAsia="Calibri" w:cs="Calibri"/>
          <w:sz w:val="20"/>
          <w:szCs w:val="20"/>
        </w:rPr>
        <w:t xml:space="preserve">: </w:t>
      </w:r>
      <w:r>
        <w:rPr>
          <w:rFonts w:eastAsia="Calibri" w:cs="Calibri"/>
          <w:sz w:val="20"/>
          <w:szCs w:val="20"/>
          <w:shd w:val="clear" w:color="auto" w:fill="FFFF00"/>
        </w:rPr>
        <w:t>____ months</w:t>
      </w:r>
      <w:r>
        <w:rPr>
          <w:rFonts w:eastAsia="Calibri" w:cs="Calibri"/>
          <w:sz w:val="20"/>
          <w:szCs w:val="20"/>
        </w:rPr>
        <w:t>.</w:t>
      </w:r>
    </w:p>
    <w:p w14:paraId="4B4293EB" w14:textId="77777777" w:rsidR="00000000" w:rsidRDefault="00000000">
      <w:pPr>
        <w:pStyle w:val="ListParagraph"/>
        <w:numPr>
          <w:ilvl w:val="0"/>
          <w:numId w:val="3"/>
        </w:numPr>
        <w:rPr>
          <w:rFonts w:eastAsia="Calibri" w:cs="Calibri"/>
          <w:sz w:val="20"/>
          <w:szCs w:val="20"/>
        </w:rPr>
      </w:pPr>
      <w:r>
        <w:rPr>
          <w:rFonts w:eastAsia="Calibri" w:cs="Calibri"/>
          <w:b/>
          <w:bCs/>
          <w:sz w:val="20"/>
          <w:szCs w:val="20"/>
        </w:rPr>
        <w:t>CTI Dataset Categories:</w:t>
      </w:r>
    </w:p>
    <w:p w14:paraId="54316DF2" w14:textId="77777777" w:rsidR="00000000" w:rsidRDefault="00000000">
      <w:pPr>
        <w:pStyle w:val="ListParagraph"/>
        <w:numPr>
          <w:ilvl w:val="1"/>
          <w:numId w:val="3"/>
        </w:numPr>
        <w:rPr>
          <w:rFonts w:eastAsia="Calibri" w:cs="Calibri"/>
          <w:sz w:val="20"/>
          <w:szCs w:val="20"/>
        </w:rPr>
      </w:pPr>
      <w:r>
        <w:rPr>
          <w:rFonts w:eastAsia="Calibri" w:cs="Calibri"/>
          <w:sz w:val="20"/>
          <w:szCs w:val="20"/>
        </w:rPr>
        <w:t>Category 1, structural/graph generation: MITRE ATT&amp;CK, CVE, CAPEC, CWE, MITRE Engage, EPSS, CISA KEV</w:t>
      </w:r>
    </w:p>
    <w:p w14:paraId="0753B303" w14:textId="2EA0E1EE" w:rsidR="00000000" w:rsidRDefault="00000000">
      <w:pPr>
        <w:pStyle w:val="ListParagraph"/>
        <w:numPr>
          <w:ilvl w:val="1"/>
          <w:numId w:val="3"/>
        </w:numPr>
        <w:rPr>
          <w:rFonts w:eastAsia="Calibri" w:cs="Calibri"/>
          <w:sz w:val="20"/>
          <w:szCs w:val="20"/>
        </w:rPr>
      </w:pPr>
      <w:r>
        <w:rPr>
          <w:rFonts w:eastAsia="Calibri" w:cs="Calibri"/>
          <w:sz w:val="20"/>
          <w:szCs w:val="20"/>
        </w:rPr>
        <w:t>Category 2, LLM-assisted generation:</w:t>
      </w:r>
      <w:ins w:id="1" w:author="Peter Worth Jr" w:date="2025-08-19T08:03:00Z" w16du:dateUtc="2025-08-19T12:03:00Z">
        <w:r w:rsidR="00451B27">
          <w:rPr>
            <w:rFonts w:eastAsia="Calibri" w:cs="Calibri"/>
            <w:sz w:val="20"/>
            <w:szCs w:val="20"/>
          </w:rPr>
          <w:t xml:space="preserve"> </w:t>
        </w:r>
      </w:ins>
      <w:del w:id="2" w:author="Peter Worth Jr" w:date="2025-08-19T08:03:00Z" w16du:dateUtc="2025-08-19T12:03:00Z">
        <w:r w:rsidDel="00451B27">
          <w:rPr>
            <w:rFonts w:eastAsia="Calibri" w:cs="Calibri"/>
            <w:sz w:val="20"/>
            <w:szCs w:val="20"/>
          </w:rPr>
          <w:delText xml:space="preserve"> BRON, </w:delText>
        </w:r>
      </w:del>
      <w:r>
        <w:rPr>
          <w:rFonts w:eastAsia="Calibri" w:cs="Calibri"/>
          <w:sz w:val="20"/>
          <w:szCs w:val="20"/>
        </w:rPr>
        <w:t xml:space="preserve">SIGMA Rules, MITRE CAR, </w:t>
      </w:r>
      <w:del w:id="3" w:author="Peter Worth Jr" w:date="2025-08-19T08:04:00Z" w16du:dateUtc="2025-08-19T12:04:00Z">
        <w:r w:rsidDel="00451B27">
          <w:rPr>
            <w:rFonts w:eastAsia="Calibri" w:cs="Calibri"/>
            <w:sz w:val="20"/>
            <w:szCs w:val="20"/>
          </w:rPr>
          <w:delText xml:space="preserve"> </w:delText>
        </w:r>
      </w:del>
      <w:r>
        <w:rPr>
          <w:rFonts w:eastAsia="Calibri" w:cs="Calibri"/>
          <w:sz w:val="20"/>
          <w:szCs w:val="20"/>
        </w:rPr>
        <w:t>Wazuh rules</w:t>
      </w:r>
    </w:p>
    <w:p w14:paraId="31072241" w14:textId="77777777" w:rsidR="00000000" w:rsidRDefault="00000000">
      <w:pPr>
        <w:pStyle w:val="ListParagraph"/>
        <w:numPr>
          <w:ilvl w:val="1"/>
          <w:numId w:val="3"/>
        </w:numPr>
        <w:rPr>
          <w:rFonts w:eastAsia="Calibri" w:cs="Calibri"/>
          <w:b/>
          <w:bCs/>
          <w:sz w:val="20"/>
          <w:szCs w:val="20"/>
        </w:rPr>
      </w:pPr>
      <w:r>
        <w:rPr>
          <w:rFonts w:eastAsia="Calibri" w:cs="Calibri"/>
          <w:sz w:val="20"/>
          <w:szCs w:val="20"/>
        </w:rPr>
        <w:t xml:space="preserve">Category 3, proprietary datasets: Flashpoint Ignite </w:t>
      </w:r>
      <w:r>
        <w:rPr>
          <w:rFonts w:eastAsia="Calibri" w:cs="Calibri"/>
          <w:b/>
          <w:bCs/>
          <w:sz w:val="20"/>
          <w:szCs w:val="20"/>
        </w:rPr>
        <w:t xml:space="preserve"> </w:t>
      </w:r>
    </w:p>
    <w:p w14:paraId="79B9D8DF" w14:textId="77777777" w:rsidR="00000000" w:rsidRDefault="00000000">
      <w:pPr>
        <w:pStyle w:val="ListParagraph"/>
        <w:numPr>
          <w:ilvl w:val="0"/>
          <w:numId w:val="3"/>
        </w:numPr>
        <w:rPr>
          <w:rFonts w:eastAsia="Calibri" w:cs="Calibri"/>
          <w:sz w:val="20"/>
          <w:szCs w:val="20"/>
        </w:rPr>
      </w:pPr>
      <w:r>
        <w:rPr>
          <w:rFonts w:eastAsia="Calibri" w:cs="Calibri"/>
          <w:b/>
          <w:bCs/>
          <w:sz w:val="20"/>
          <w:szCs w:val="20"/>
        </w:rPr>
        <w:t>Assumptions</w:t>
      </w:r>
      <w:r>
        <w:rPr>
          <w:rFonts w:eastAsia="Calibri" w:cs="Calibri"/>
          <w:sz w:val="20"/>
          <w:szCs w:val="20"/>
        </w:rPr>
        <w:t>:</w:t>
      </w:r>
    </w:p>
    <w:p w14:paraId="69C1EB3B" w14:textId="7E10719A" w:rsidR="00000000" w:rsidRDefault="00000000">
      <w:pPr>
        <w:pStyle w:val="ListParagraph"/>
        <w:numPr>
          <w:ilvl w:val="1"/>
          <w:numId w:val="3"/>
        </w:numPr>
        <w:rPr>
          <w:rFonts w:ascii="Calibri" w:eastAsia="Calibri" w:hAnsi="Calibri" w:cs="Calibri"/>
          <w:sz w:val="20"/>
          <w:szCs w:val="20"/>
        </w:rPr>
      </w:pPr>
      <w:r>
        <w:rPr>
          <w:rFonts w:eastAsia="Calibri" w:cs="Calibri"/>
          <w:sz w:val="20"/>
          <w:szCs w:val="20"/>
        </w:rPr>
        <w:t xml:space="preserve">Availability of a CTI Dataset </w:t>
      </w:r>
      <w:ins w:id="4" w:author="Peter Worth Jr" w:date="2025-08-19T08:04:00Z" w16du:dateUtc="2025-08-19T12:04:00Z">
        <w:r w:rsidR="00652288">
          <w:rPr>
            <w:rFonts w:eastAsia="Calibri" w:cs="Calibri"/>
            <w:sz w:val="20"/>
            <w:szCs w:val="20"/>
          </w:rPr>
          <w:t xml:space="preserve">&amp; </w:t>
        </w:r>
      </w:ins>
      <w:r>
        <w:rPr>
          <w:rFonts w:eastAsia="Calibri" w:cs="Calibri"/>
          <w:sz w:val="20"/>
          <w:szCs w:val="20"/>
        </w:rPr>
        <w:t xml:space="preserve">Query API developed by </w:t>
      </w:r>
      <w:ins w:id="5" w:author="Peter Worth Jr" w:date="2025-08-19T08:04:00Z" w16du:dateUtc="2025-08-19T12:04:00Z">
        <w:r w:rsidR="00652288">
          <w:rPr>
            <w:rFonts w:eastAsia="Calibri" w:cs="Calibri"/>
            <w:sz w:val="20"/>
            <w:szCs w:val="20"/>
          </w:rPr>
          <w:t xml:space="preserve">Athena which covers Categories 1, 2 and 3 data </w:t>
        </w:r>
      </w:ins>
      <w:del w:id="6" w:author="Peter Worth Jr" w:date="2025-08-19T08:04:00Z" w16du:dateUtc="2025-08-19T12:04:00Z">
        <w:r w:rsidDel="00652288">
          <w:rPr>
            <w:rFonts w:eastAsia="Calibri" w:cs="Calibri"/>
            <w:sz w:val="20"/>
            <w:szCs w:val="20"/>
          </w:rPr>
          <w:delText xml:space="preserve">another ASG team </w:delText>
        </w:r>
      </w:del>
      <w:r>
        <w:rPr>
          <w:rFonts w:eastAsia="Calibri" w:cs="Calibri"/>
          <w:sz w:val="20"/>
          <w:szCs w:val="20"/>
        </w:rPr>
        <w:t>(Amir</w:t>
      </w:r>
      <w:del w:id="7" w:author="Peter Worth Jr" w:date="2025-08-19T08:04:00Z" w16du:dateUtc="2025-08-19T12:04:00Z">
        <w:r w:rsidDel="00652288">
          <w:rPr>
            <w:rFonts w:eastAsia="Calibri" w:cs="Calibri"/>
            <w:sz w:val="20"/>
            <w:szCs w:val="20"/>
          </w:rPr>
          <w:delText>?</w:delText>
        </w:r>
      </w:del>
      <w:r>
        <w:rPr>
          <w:rFonts w:eastAsia="Calibri" w:cs="Calibri"/>
          <w:sz w:val="20"/>
          <w:szCs w:val="20"/>
        </w:rPr>
        <w:t>).</w:t>
      </w:r>
    </w:p>
    <w:p w14:paraId="4F6A18D0" w14:textId="77777777" w:rsidR="00000000" w:rsidRDefault="00000000">
      <w:pPr>
        <w:pStyle w:val="ListParagraph"/>
        <w:ind w:left="1440"/>
        <w:rPr>
          <w:rFonts w:ascii="Calibri" w:eastAsia="Calibri" w:hAnsi="Calibri" w:cs="Calibri"/>
          <w:sz w:val="20"/>
          <w:szCs w:val="20"/>
        </w:rPr>
      </w:pPr>
    </w:p>
    <w:p w14:paraId="3446D05C" w14:textId="77777777" w:rsidR="00000000" w:rsidRDefault="00000000">
      <w:pPr>
        <w:pStyle w:val="ListParagraph"/>
        <w:numPr>
          <w:ilvl w:val="0"/>
          <w:numId w:val="2"/>
        </w:numPr>
        <w:ind w:left="360" w:hanging="360"/>
        <w:rPr>
          <w:rFonts w:eastAsia="Calibri" w:cs="Calibri"/>
          <w:b/>
          <w:bCs/>
          <w:sz w:val="20"/>
          <w:szCs w:val="20"/>
        </w:rPr>
      </w:pPr>
      <w:r>
        <w:rPr>
          <w:rFonts w:eastAsia="Calibri" w:cs="Calibri"/>
          <w:b/>
          <w:bCs/>
          <w:sz w:val="20"/>
          <w:szCs w:val="20"/>
        </w:rPr>
        <w:t>Statement of Work:</w:t>
      </w:r>
    </w:p>
    <w:p w14:paraId="1BB4295F" w14:textId="77777777" w:rsidR="00000000" w:rsidRDefault="00000000">
      <w:pPr>
        <w:pStyle w:val="ListParagraph"/>
        <w:numPr>
          <w:ilvl w:val="1"/>
          <w:numId w:val="8"/>
        </w:numPr>
        <w:rPr>
          <w:rFonts w:eastAsia="Calibri" w:cs="Calibri"/>
          <w:sz w:val="20"/>
          <w:szCs w:val="20"/>
        </w:rPr>
      </w:pPr>
      <w:commentRangeStart w:id="8"/>
      <w:r>
        <w:rPr>
          <w:rFonts w:eastAsia="Calibri" w:cs="Calibri"/>
          <w:b/>
          <w:bCs/>
          <w:sz w:val="20"/>
          <w:szCs w:val="20"/>
        </w:rPr>
        <w:t>Task 1 – System Design for structural generation</w:t>
      </w:r>
      <w:r>
        <w:rPr>
          <w:rFonts w:eastAsia="Calibri" w:cs="Calibri"/>
          <w:sz w:val="20"/>
          <w:szCs w:val="20"/>
        </w:rPr>
        <w:t xml:space="preserve"> (Cat. 1 datasets)</w:t>
      </w:r>
    </w:p>
    <w:p w14:paraId="69A3F415" w14:textId="77777777" w:rsidR="00000000" w:rsidRDefault="00000000">
      <w:pPr>
        <w:pStyle w:val="ListParagraph"/>
        <w:numPr>
          <w:ilvl w:val="2"/>
          <w:numId w:val="8"/>
        </w:numPr>
        <w:rPr>
          <w:rFonts w:eastAsia="Calibri" w:cs="Calibri"/>
          <w:sz w:val="20"/>
          <w:szCs w:val="20"/>
        </w:rPr>
      </w:pPr>
      <w:r>
        <w:rPr>
          <w:rFonts w:eastAsia="Calibri" w:cs="Calibri"/>
          <w:sz w:val="20"/>
          <w:szCs w:val="20"/>
        </w:rPr>
        <w:t xml:space="preserve">Conduct a review of IFT for HF models. </w:t>
      </w:r>
    </w:p>
    <w:p w14:paraId="51D7A9E9" w14:textId="77777777" w:rsidR="00000000" w:rsidRDefault="00000000">
      <w:pPr>
        <w:pStyle w:val="ListParagraph"/>
        <w:numPr>
          <w:ilvl w:val="2"/>
          <w:numId w:val="8"/>
        </w:numPr>
        <w:rPr>
          <w:rFonts w:eastAsia="Calibri" w:cs="Calibri"/>
          <w:sz w:val="20"/>
          <w:szCs w:val="20"/>
        </w:rPr>
      </w:pPr>
      <w:r>
        <w:rPr>
          <w:rFonts w:eastAsia="Calibri" w:cs="Calibri"/>
          <w:sz w:val="20"/>
          <w:szCs w:val="20"/>
        </w:rPr>
        <w:t>Analyze IFT generation requirements with the team.</w:t>
      </w:r>
    </w:p>
    <w:p w14:paraId="599E3924" w14:textId="77777777" w:rsidR="00000000" w:rsidRDefault="00000000">
      <w:pPr>
        <w:pStyle w:val="ListParagraph"/>
        <w:numPr>
          <w:ilvl w:val="2"/>
          <w:numId w:val="8"/>
        </w:numPr>
        <w:rPr>
          <w:rFonts w:eastAsia="Calibri" w:cs="Calibri"/>
          <w:sz w:val="20"/>
          <w:szCs w:val="20"/>
        </w:rPr>
      </w:pPr>
      <w:r>
        <w:rPr>
          <w:rFonts w:eastAsia="Calibri" w:cs="Calibri"/>
          <w:sz w:val="20"/>
          <w:szCs w:val="20"/>
        </w:rPr>
        <w:t>Design user interface: tools and API for IDG.</w:t>
      </w:r>
    </w:p>
    <w:p w14:paraId="260310B1" w14:textId="77777777" w:rsidR="00000000" w:rsidRDefault="00000000">
      <w:pPr>
        <w:pStyle w:val="ListParagraph"/>
        <w:numPr>
          <w:ilvl w:val="2"/>
          <w:numId w:val="8"/>
        </w:numPr>
        <w:rPr>
          <w:rFonts w:eastAsia="Calibri" w:cs="Calibri"/>
          <w:sz w:val="20"/>
          <w:szCs w:val="20"/>
        </w:rPr>
      </w:pPr>
      <w:r>
        <w:rPr>
          <w:rFonts w:eastAsia="Calibri" w:cs="Calibri"/>
          <w:sz w:val="20"/>
          <w:szCs w:val="20"/>
        </w:rPr>
        <w:t>Conduct a review of Category 1 datasets.</w:t>
      </w:r>
    </w:p>
    <w:p w14:paraId="5EA41E61" w14:textId="77777777" w:rsidR="00000000" w:rsidRDefault="00000000">
      <w:pPr>
        <w:pStyle w:val="ListParagraph"/>
        <w:numPr>
          <w:ilvl w:val="2"/>
          <w:numId w:val="8"/>
        </w:numPr>
        <w:rPr>
          <w:rFonts w:eastAsia="Calibri" w:cs="Calibri"/>
          <w:sz w:val="20"/>
          <w:szCs w:val="20"/>
        </w:rPr>
      </w:pPr>
      <w:r>
        <w:rPr>
          <w:rFonts w:eastAsia="Calibri" w:cs="Calibri"/>
          <w:sz w:val="20"/>
          <w:szCs w:val="20"/>
        </w:rPr>
        <w:t xml:space="preserve">Build schema for Cat. 1 </w:t>
      </w:r>
      <w:proofErr w:type="gramStart"/>
      <w:r>
        <w:rPr>
          <w:rFonts w:eastAsia="Calibri" w:cs="Calibri"/>
          <w:sz w:val="20"/>
          <w:szCs w:val="20"/>
        </w:rPr>
        <w:t>datasets</w:t>
      </w:r>
      <w:proofErr w:type="gramEnd"/>
      <w:r>
        <w:rPr>
          <w:rFonts w:eastAsia="Calibri" w:cs="Calibri"/>
          <w:sz w:val="20"/>
          <w:szCs w:val="20"/>
        </w:rPr>
        <w:t xml:space="preserve"> suitable for structural generation and the instruction template grammar.</w:t>
      </w:r>
    </w:p>
    <w:p w14:paraId="592E6566" w14:textId="77777777" w:rsidR="00000000" w:rsidRDefault="00000000">
      <w:pPr>
        <w:pStyle w:val="ListParagraph"/>
        <w:numPr>
          <w:ilvl w:val="2"/>
          <w:numId w:val="8"/>
        </w:numPr>
        <w:rPr>
          <w:sz w:val="20"/>
          <w:szCs w:val="20"/>
        </w:rPr>
      </w:pPr>
      <w:r>
        <w:rPr>
          <w:rFonts w:eastAsia="Calibri" w:cs="Calibri"/>
          <w:sz w:val="20"/>
          <w:szCs w:val="20"/>
        </w:rPr>
        <w:t>Design specification for IFT record-keeping and versioning. This is needed to keep track of:</w:t>
      </w:r>
    </w:p>
    <w:p w14:paraId="63F4E50D" w14:textId="77777777" w:rsidR="00000000" w:rsidRDefault="00000000">
      <w:pPr>
        <w:pStyle w:val="ListParagraph"/>
        <w:numPr>
          <w:ilvl w:val="3"/>
          <w:numId w:val="8"/>
        </w:numPr>
        <w:rPr>
          <w:sz w:val="20"/>
          <w:szCs w:val="20"/>
        </w:rPr>
      </w:pPr>
      <w:r>
        <w:rPr>
          <w:sz w:val="20"/>
          <w:szCs w:val="20"/>
        </w:rPr>
        <w:t>CTI source file date/version used</w:t>
      </w:r>
    </w:p>
    <w:p w14:paraId="45040C3F" w14:textId="77777777" w:rsidR="00000000" w:rsidRDefault="00000000">
      <w:pPr>
        <w:pStyle w:val="ListParagraph"/>
        <w:numPr>
          <w:ilvl w:val="3"/>
          <w:numId w:val="8"/>
        </w:numPr>
        <w:rPr>
          <w:sz w:val="20"/>
          <w:szCs w:val="20"/>
        </w:rPr>
      </w:pPr>
      <w:r>
        <w:rPr>
          <w:sz w:val="20"/>
          <w:szCs w:val="20"/>
        </w:rPr>
        <w:t xml:space="preserve">schema entity &amp; relationship population </w:t>
      </w:r>
      <w:proofErr w:type="gramStart"/>
      <w:r>
        <w:rPr>
          <w:sz w:val="20"/>
          <w:szCs w:val="20"/>
        </w:rPr>
        <w:t>parameters :</w:t>
      </w:r>
      <w:proofErr w:type="gramEnd"/>
    </w:p>
    <w:p w14:paraId="4756B5A3" w14:textId="77777777" w:rsidR="00000000" w:rsidRDefault="00000000">
      <w:pPr>
        <w:pStyle w:val="ListParagraph"/>
        <w:numPr>
          <w:ilvl w:val="4"/>
          <w:numId w:val="8"/>
        </w:numPr>
        <w:rPr>
          <w:sz w:val="20"/>
          <w:szCs w:val="20"/>
        </w:rPr>
      </w:pPr>
      <w:r>
        <w:rPr>
          <w:sz w:val="20"/>
          <w:szCs w:val="20"/>
        </w:rPr>
        <w:t>schema used</w:t>
      </w:r>
    </w:p>
    <w:p w14:paraId="64830581" w14:textId="77777777" w:rsidR="00000000" w:rsidRDefault="00000000">
      <w:pPr>
        <w:pStyle w:val="ListParagraph"/>
        <w:numPr>
          <w:ilvl w:val="4"/>
          <w:numId w:val="8"/>
        </w:numPr>
        <w:rPr>
          <w:rFonts w:eastAsia="Calibri" w:cs="Calibri"/>
          <w:sz w:val="20"/>
          <w:szCs w:val="20"/>
        </w:rPr>
      </w:pPr>
      <w:r>
        <w:rPr>
          <w:sz w:val="20"/>
          <w:szCs w:val="20"/>
        </w:rPr>
        <w:t>quantity / ratios / probability (</w:t>
      </w:r>
      <w:proofErr w:type="spellStart"/>
      <w:r>
        <w:rPr>
          <w:sz w:val="20"/>
          <w:szCs w:val="20"/>
        </w:rPr>
        <w:t>rng</w:t>
      </w:r>
      <w:proofErr w:type="spellEnd"/>
      <w:r>
        <w:rPr>
          <w:sz w:val="20"/>
          <w:szCs w:val="20"/>
        </w:rPr>
        <w:t xml:space="preserve"> seeds) used for generation</w:t>
      </w:r>
    </w:p>
    <w:p w14:paraId="11771728" w14:textId="77777777" w:rsidR="00000000" w:rsidRDefault="00000000">
      <w:pPr>
        <w:pStyle w:val="ListParagraph"/>
        <w:numPr>
          <w:ilvl w:val="4"/>
          <w:numId w:val="8"/>
        </w:numPr>
        <w:rPr>
          <w:rFonts w:eastAsia="Calibri" w:cs="Calibri"/>
          <w:sz w:val="20"/>
          <w:szCs w:val="20"/>
        </w:rPr>
      </w:pPr>
      <w:r>
        <w:rPr>
          <w:rFonts w:eastAsia="Calibri" w:cs="Calibri"/>
          <w:sz w:val="20"/>
          <w:szCs w:val="20"/>
        </w:rPr>
        <w:t>timestamps and other metadata</w:t>
      </w:r>
    </w:p>
    <w:p w14:paraId="20C02596" w14:textId="77777777" w:rsidR="00000000" w:rsidRDefault="00000000">
      <w:pPr>
        <w:pStyle w:val="ListParagraph"/>
        <w:numPr>
          <w:ilvl w:val="2"/>
          <w:numId w:val="8"/>
        </w:numPr>
        <w:rPr>
          <w:rFonts w:eastAsia="Calibri" w:cs="Calibri"/>
          <w:sz w:val="20"/>
          <w:szCs w:val="20"/>
        </w:rPr>
      </w:pPr>
      <w:r>
        <w:rPr>
          <w:rFonts w:eastAsia="Calibri" w:cs="Calibri"/>
          <w:sz w:val="20"/>
          <w:szCs w:val="20"/>
        </w:rPr>
        <w:t>Design software architecture for structural generation that is extensible for CTI documents with arbitrary schemas.</w:t>
      </w:r>
    </w:p>
    <w:p w14:paraId="066EACFC" w14:textId="77777777" w:rsidR="00000000" w:rsidRDefault="00000000">
      <w:pPr>
        <w:pStyle w:val="ListParagraph"/>
        <w:numPr>
          <w:ilvl w:val="2"/>
          <w:numId w:val="8"/>
        </w:numPr>
        <w:rPr>
          <w:rFonts w:eastAsia="Calibri" w:cs="Calibri"/>
          <w:sz w:val="20"/>
          <w:szCs w:val="20"/>
        </w:rPr>
      </w:pPr>
      <w:r>
        <w:rPr>
          <w:rFonts w:eastAsia="Calibri" w:cs="Calibri"/>
          <w:sz w:val="20"/>
          <w:szCs w:val="20"/>
        </w:rPr>
        <w:t>Deliverables:</w:t>
      </w:r>
    </w:p>
    <w:p w14:paraId="5EEEE995" w14:textId="77777777" w:rsidR="00000000" w:rsidRDefault="00000000">
      <w:pPr>
        <w:pStyle w:val="ListParagraph"/>
        <w:numPr>
          <w:ilvl w:val="3"/>
          <w:numId w:val="8"/>
        </w:numPr>
        <w:rPr>
          <w:rFonts w:eastAsia="Calibri" w:cs="Calibri"/>
          <w:sz w:val="20"/>
          <w:szCs w:val="20"/>
        </w:rPr>
      </w:pPr>
      <w:r>
        <w:rPr>
          <w:rFonts w:eastAsia="Calibri" w:cs="Calibri"/>
          <w:sz w:val="20"/>
          <w:szCs w:val="20"/>
        </w:rPr>
        <w:t>IDG user interface specification (tools, API).</w:t>
      </w:r>
    </w:p>
    <w:p w14:paraId="0E83CF26" w14:textId="77777777" w:rsidR="00000000" w:rsidRDefault="00000000">
      <w:pPr>
        <w:pStyle w:val="ListParagraph"/>
        <w:numPr>
          <w:ilvl w:val="3"/>
          <w:numId w:val="8"/>
        </w:numPr>
        <w:rPr>
          <w:rFonts w:eastAsia="Calibri" w:cs="Calibri"/>
          <w:sz w:val="20"/>
          <w:szCs w:val="20"/>
        </w:rPr>
      </w:pPr>
      <w:r>
        <w:rPr>
          <w:rFonts w:eastAsia="Calibri" w:cs="Calibri"/>
          <w:sz w:val="20"/>
          <w:szCs w:val="20"/>
        </w:rPr>
        <w:t>Schema for Category 1 CTI documents.</w:t>
      </w:r>
    </w:p>
    <w:p w14:paraId="71AEAC5C" w14:textId="77777777" w:rsidR="00000000" w:rsidRDefault="00000000">
      <w:pPr>
        <w:pStyle w:val="ListParagraph"/>
        <w:numPr>
          <w:ilvl w:val="3"/>
          <w:numId w:val="8"/>
        </w:numPr>
        <w:rPr>
          <w:rFonts w:eastAsia="Calibri" w:cs="Calibri"/>
          <w:sz w:val="20"/>
          <w:szCs w:val="20"/>
        </w:rPr>
      </w:pPr>
      <w:r>
        <w:rPr>
          <w:rFonts w:eastAsia="Calibri" w:cs="Calibri"/>
          <w:sz w:val="20"/>
          <w:szCs w:val="20"/>
        </w:rPr>
        <w:t>Instruction template grammar specification.</w:t>
      </w:r>
    </w:p>
    <w:p w14:paraId="5517312B" w14:textId="77777777" w:rsidR="00000000" w:rsidRDefault="00000000">
      <w:pPr>
        <w:pStyle w:val="ListParagraph"/>
        <w:numPr>
          <w:ilvl w:val="3"/>
          <w:numId w:val="8"/>
        </w:numPr>
        <w:rPr>
          <w:rFonts w:eastAsia="Calibri" w:cs="Calibri"/>
          <w:b/>
          <w:bCs/>
          <w:sz w:val="20"/>
          <w:szCs w:val="20"/>
        </w:rPr>
      </w:pPr>
      <w:r>
        <w:rPr>
          <w:rFonts w:eastAsia="Calibri" w:cs="Calibri"/>
          <w:sz w:val="20"/>
          <w:szCs w:val="20"/>
        </w:rPr>
        <w:t>Architecture design artifacts (e.g. UML diagrams).</w:t>
      </w:r>
      <w:commentRangeEnd w:id="8"/>
      <w:r w:rsidR="008F0E8E">
        <w:rPr>
          <w:rStyle w:val="CommentReference"/>
          <w:rFonts w:cs="Mangal"/>
        </w:rPr>
        <w:commentReference w:id="8"/>
      </w:r>
    </w:p>
    <w:p w14:paraId="75C6201A" w14:textId="77777777" w:rsidR="00000000" w:rsidRDefault="00000000">
      <w:pPr>
        <w:pStyle w:val="ListParagraph"/>
        <w:numPr>
          <w:ilvl w:val="1"/>
          <w:numId w:val="8"/>
        </w:numPr>
        <w:rPr>
          <w:rFonts w:eastAsia="Calibri" w:cs="Calibri"/>
          <w:sz w:val="20"/>
          <w:szCs w:val="20"/>
        </w:rPr>
      </w:pPr>
      <w:r>
        <w:rPr>
          <w:rFonts w:eastAsia="Calibri" w:cs="Calibri"/>
          <w:b/>
          <w:bCs/>
          <w:sz w:val="20"/>
          <w:szCs w:val="20"/>
        </w:rPr>
        <w:t xml:space="preserve">Task 2 – Prototype Implementation and testing for structural generation </w:t>
      </w:r>
    </w:p>
    <w:p w14:paraId="4CCA6B59" w14:textId="77777777" w:rsidR="00000000" w:rsidRDefault="00000000">
      <w:pPr>
        <w:pStyle w:val="ListParagraph"/>
        <w:numPr>
          <w:ilvl w:val="2"/>
          <w:numId w:val="8"/>
        </w:numPr>
        <w:rPr>
          <w:rFonts w:eastAsia="Calibri" w:cs="Calibri"/>
          <w:sz w:val="20"/>
          <w:szCs w:val="20"/>
        </w:rPr>
      </w:pPr>
      <w:r>
        <w:rPr>
          <w:rFonts w:eastAsia="Calibri" w:cs="Calibri"/>
          <w:sz w:val="20"/>
          <w:szCs w:val="20"/>
        </w:rPr>
        <w:t xml:space="preserve">Develop algorithms for structural generation from Cat. 1 </w:t>
      </w:r>
      <w:proofErr w:type="gramStart"/>
      <w:r>
        <w:rPr>
          <w:rFonts w:eastAsia="Calibri" w:cs="Calibri"/>
          <w:sz w:val="20"/>
          <w:szCs w:val="20"/>
        </w:rPr>
        <w:t>datasets</w:t>
      </w:r>
      <w:proofErr w:type="gramEnd"/>
      <w:r>
        <w:rPr>
          <w:rFonts w:eastAsia="Calibri" w:cs="Calibri"/>
          <w:sz w:val="20"/>
          <w:szCs w:val="20"/>
        </w:rPr>
        <w:t>.</w:t>
      </w:r>
    </w:p>
    <w:p w14:paraId="0C851060" w14:textId="77777777" w:rsidR="00000000" w:rsidRDefault="00000000">
      <w:pPr>
        <w:pStyle w:val="ListParagraph"/>
        <w:numPr>
          <w:ilvl w:val="2"/>
          <w:numId w:val="8"/>
        </w:numPr>
        <w:rPr>
          <w:rFonts w:eastAsia="Calibri" w:cs="Calibri"/>
          <w:sz w:val="20"/>
          <w:szCs w:val="20"/>
        </w:rPr>
      </w:pPr>
      <w:r>
        <w:rPr>
          <w:rFonts w:eastAsia="Calibri" w:cs="Calibri"/>
          <w:sz w:val="20"/>
          <w:szCs w:val="20"/>
        </w:rPr>
        <w:t>Implement system in Python.</w:t>
      </w:r>
    </w:p>
    <w:p w14:paraId="67D1DA96" w14:textId="77777777" w:rsidR="00000000" w:rsidRDefault="00000000">
      <w:pPr>
        <w:pStyle w:val="ListParagraph"/>
        <w:numPr>
          <w:ilvl w:val="2"/>
          <w:numId w:val="8"/>
        </w:numPr>
        <w:rPr>
          <w:rFonts w:eastAsia="Calibri" w:cs="Calibri"/>
          <w:sz w:val="20"/>
          <w:szCs w:val="20"/>
        </w:rPr>
      </w:pPr>
      <w:r>
        <w:rPr>
          <w:rFonts w:eastAsia="Calibri" w:cs="Calibri"/>
          <w:sz w:val="20"/>
          <w:szCs w:val="20"/>
        </w:rPr>
        <w:t>Test with sample templates.</w:t>
      </w:r>
    </w:p>
    <w:p w14:paraId="78BB90AB" w14:textId="77777777" w:rsidR="00000000" w:rsidRDefault="00000000">
      <w:pPr>
        <w:pStyle w:val="ListParagraph"/>
        <w:numPr>
          <w:ilvl w:val="2"/>
          <w:numId w:val="8"/>
        </w:numPr>
        <w:rPr>
          <w:rFonts w:eastAsia="Calibri" w:cs="Calibri"/>
          <w:sz w:val="20"/>
          <w:szCs w:val="20"/>
        </w:rPr>
      </w:pPr>
      <w:r>
        <w:rPr>
          <w:rFonts w:eastAsia="Calibri" w:cs="Calibri"/>
          <w:sz w:val="20"/>
          <w:szCs w:val="20"/>
        </w:rPr>
        <w:t>Deliverables:</w:t>
      </w:r>
    </w:p>
    <w:p w14:paraId="4EA9EAB4" w14:textId="77777777" w:rsidR="00000000" w:rsidRDefault="00000000">
      <w:pPr>
        <w:pStyle w:val="ListParagraph"/>
        <w:numPr>
          <w:ilvl w:val="3"/>
          <w:numId w:val="8"/>
        </w:numPr>
        <w:rPr>
          <w:rFonts w:eastAsia="Calibri" w:cs="Calibri"/>
          <w:sz w:val="20"/>
          <w:szCs w:val="20"/>
        </w:rPr>
      </w:pPr>
      <w:r>
        <w:rPr>
          <w:rFonts w:eastAsia="Calibri" w:cs="Calibri"/>
          <w:sz w:val="20"/>
          <w:szCs w:val="20"/>
        </w:rPr>
        <w:lastRenderedPageBreak/>
        <w:t xml:space="preserve">Python code for system prototype and tests on ASG </w:t>
      </w:r>
      <w:proofErr w:type="spellStart"/>
      <w:r>
        <w:rPr>
          <w:rFonts w:eastAsia="Calibri" w:cs="Calibri"/>
          <w:sz w:val="20"/>
          <w:szCs w:val="20"/>
        </w:rPr>
        <w:t>Github</w:t>
      </w:r>
      <w:proofErr w:type="spellEnd"/>
      <w:r>
        <w:rPr>
          <w:rFonts w:eastAsia="Calibri" w:cs="Calibri"/>
          <w:sz w:val="20"/>
          <w:szCs w:val="20"/>
        </w:rPr>
        <w:t xml:space="preserve"> repository.</w:t>
      </w:r>
    </w:p>
    <w:p w14:paraId="679DDB86" w14:textId="77777777" w:rsidR="00000000" w:rsidRDefault="00000000">
      <w:pPr>
        <w:pStyle w:val="ListParagraph"/>
        <w:numPr>
          <w:ilvl w:val="3"/>
          <w:numId w:val="8"/>
        </w:numPr>
        <w:rPr>
          <w:rFonts w:eastAsia="Calibri" w:cs="Calibri"/>
          <w:b/>
          <w:bCs/>
          <w:sz w:val="20"/>
          <w:szCs w:val="20"/>
        </w:rPr>
      </w:pPr>
      <w:r>
        <w:rPr>
          <w:rFonts w:eastAsia="Calibri" w:cs="Calibri"/>
          <w:sz w:val="20"/>
          <w:szCs w:val="20"/>
        </w:rPr>
        <w:t>Sample test datasets.</w:t>
      </w:r>
    </w:p>
    <w:p w14:paraId="2DFB7F3E" w14:textId="77777777" w:rsidR="00000000" w:rsidRDefault="00000000">
      <w:pPr>
        <w:pStyle w:val="ListParagraph"/>
        <w:numPr>
          <w:ilvl w:val="1"/>
          <w:numId w:val="8"/>
        </w:numPr>
        <w:rPr>
          <w:rFonts w:eastAsia="Calibri" w:cs="Calibri"/>
          <w:sz w:val="20"/>
          <w:szCs w:val="20"/>
        </w:rPr>
      </w:pPr>
      <w:r>
        <w:rPr>
          <w:rFonts w:eastAsia="Calibri" w:cs="Calibri"/>
          <w:b/>
          <w:bCs/>
          <w:sz w:val="20"/>
          <w:szCs w:val="20"/>
        </w:rPr>
        <w:t>Task 3 – Structural IFT data generation for Category 1 CTI datasets</w:t>
      </w:r>
      <w:r>
        <w:rPr>
          <w:rFonts w:eastAsia="Calibri" w:cs="Calibri"/>
          <w:sz w:val="20"/>
          <w:szCs w:val="20"/>
        </w:rPr>
        <w:t xml:space="preserve"> </w:t>
      </w:r>
    </w:p>
    <w:p w14:paraId="244D4604" w14:textId="77777777" w:rsidR="00000000" w:rsidRDefault="00000000">
      <w:pPr>
        <w:pStyle w:val="ListParagraph"/>
        <w:numPr>
          <w:ilvl w:val="2"/>
          <w:numId w:val="8"/>
        </w:numPr>
        <w:rPr>
          <w:rFonts w:eastAsia="Calibri" w:cs="Calibri"/>
          <w:sz w:val="20"/>
          <w:szCs w:val="20"/>
        </w:rPr>
      </w:pPr>
      <w:r>
        <w:rPr>
          <w:rFonts w:eastAsia="Calibri" w:cs="Calibri"/>
          <w:sz w:val="20"/>
          <w:szCs w:val="20"/>
        </w:rPr>
        <w:t>Obtain useful</w:t>
      </w:r>
      <w:r>
        <w:rPr>
          <w:rFonts w:eastAsia="Calibri" w:cs="Calibri"/>
          <w:b/>
          <w:bCs/>
          <w:i/>
          <w:iCs/>
          <w:sz w:val="20"/>
          <w:szCs w:val="20"/>
        </w:rPr>
        <w:t xml:space="preserve"> </w:t>
      </w:r>
      <w:r>
        <w:rPr>
          <w:rFonts w:eastAsia="Calibri" w:cs="Calibri"/>
          <w:sz w:val="20"/>
          <w:szCs w:val="20"/>
        </w:rPr>
        <w:t>instruction template drafts from ASG domain experts.</w:t>
      </w:r>
    </w:p>
    <w:p w14:paraId="4383CEC9" w14:textId="77777777" w:rsidR="00000000" w:rsidRDefault="00000000">
      <w:pPr>
        <w:pStyle w:val="ListParagraph"/>
        <w:numPr>
          <w:ilvl w:val="2"/>
          <w:numId w:val="8"/>
        </w:numPr>
        <w:rPr>
          <w:rFonts w:eastAsia="Calibri" w:cs="Calibri"/>
          <w:sz w:val="20"/>
          <w:szCs w:val="20"/>
        </w:rPr>
      </w:pPr>
      <w:r>
        <w:rPr>
          <w:rFonts w:eastAsia="Calibri" w:cs="Calibri"/>
          <w:sz w:val="20"/>
          <w:szCs w:val="20"/>
        </w:rPr>
        <w:t>Obtain generation parameters from ASG team.</w:t>
      </w:r>
    </w:p>
    <w:p w14:paraId="32A0CBDD" w14:textId="77777777" w:rsidR="00000000" w:rsidRDefault="00000000">
      <w:pPr>
        <w:pStyle w:val="ListParagraph"/>
        <w:numPr>
          <w:ilvl w:val="2"/>
          <w:numId w:val="8"/>
        </w:numPr>
        <w:rPr>
          <w:rFonts w:eastAsia="Calibri" w:cs="Calibri"/>
          <w:sz w:val="20"/>
          <w:szCs w:val="20"/>
        </w:rPr>
      </w:pPr>
      <w:r>
        <w:rPr>
          <w:rFonts w:eastAsia="Calibri" w:cs="Calibri"/>
          <w:sz w:val="20"/>
          <w:szCs w:val="20"/>
        </w:rPr>
        <w:t>Evaluate and encode templates according to template grammar in collaboration with the team.</w:t>
      </w:r>
    </w:p>
    <w:p w14:paraId="5DB9A4C4" w14:textId="77777777" w:rsidR="00000000" w:rsidRDefault="00000000">
      <w:pPr>
        <w:pStyle w:val="ListParagraph"/>
        <w:numPr>
          <w:ilvl w:val="2"/>
          <w:numId w:val="8"/>
        </w:numPr>
        <w:rPr>
          <w:rFonts w:eastAsia="Calibri" w:cs="Calibri"/>
          <w:sz w:val="20"/>
          <w:szCs w:val="20"/>
        </w:rPr>
      </w:pPr>
      <w:r>
        <w:rPr>
          <w:rFonts w:eastAsia="Calibri" w:cs="Calibri"/>
          <w:sz w:val="20"/>
          <w:szCs w:val="20"/>
        </w:rPr>
        <w:t>Generate datasets.</w:t>
      </w:r>
    </w:p>
    <w:p w14:paraId="35F2D7FC" w14:textId="77777777" w:rsidR="00000000" w:rsidRDefault="00000000">
      <w:pPr>
        <w:pStyle w:val="ListParagraph"/>
        <w:numPr>
          <w:ilvl w:val="2"/>
          <w:numId w:val="8"/>
        </w:numPr>
        <w:rPr>
          <w:rFonts w:eastAsia="Calibri" w:cs="Calibri"/>
          <w:sz w:val="20"/>
          <w:szCs w:val="20"/>
        </w:rPr>
      </w:pPr>
      <w:r>
        <w:rPr>
          <w:rFonts w:eastAsia="Calibri" w:cs="Calibri"/>
          <w:sz w:val="20"/>
          <w:szCs w:val="20"/>
        </w:rPr>
        <w:t>Deliverables:</w:t>
      </w:r>
    </w:p>
    <w:p w14:paraId="40549DC9" w14:textId="77777777" w:rsidR="00000000" w:rsidRDefault="00000000">
      <w:pPr>
        <w:pStyle w:val="ListParagraph"/>
        <w:numPr>
          <w:ilvl w:val="3"/>
          <w:numId w:val="8"/>
        </w:numPr>
        <w:rPr>
          <w:rFonts w:eastAsia="Calibri" w:cs="Calibri"/>
          <w:sz w:val="20"/>
          <w:szCs w:val="20"/>
        </w:rPr>
      </w:pPr>
      <w:r>
        <w:rPr>
          <w:rFonts w:eastAsia="Calibri" w:cs="Calibri"/>
          <w:sz w:val="20"/>
          <w:szCs w:val="20"/>
        </w:rPr>
        <w:t>Encoded IFT templates.</w:t>
      </w:r>
    </w:p>
    <w:p w14:paraId="09360D8D" w14:textId="77777777" w:rsidR="00000000" w:rsidRDefault="00000000">
      <w:pPr>
        <w:pStyle w:val="ListParagraph"/>
        <w:numPr>
          <w:ilvl w:val="3"/>
          <w:numId w:val="8"/>
        </w:numPr>
        <w:rPr>
          <w:rFonts w:eastAsia="Calibri" w:cs="Calibri"/>
          <w:b/>
          <w:bCs/>
          <w:sz w:val="20"/>
          <w:szCs w:val="20"/>
        </w:rPr>
      </w:pPr>
      <w:r>
        <w:rPr>
          <w:rFonts w:eastAsia="Calibri" w:cs="Calibri"/>
          <w:sz w:val="20"/>
          <w:szCs w:val="20"/>
        </w:rPr>
        <w:t>IFT Dataset files.</w:t>
      </w:r>
    </w:p>
    <w:p w14:paraId="79B2926A" w14:textId="77777777" w:rsidR="00000000" w:rsidRDefault="00000000">
      <w:pPr>
        <w:pStyle w:val="ListParagraph"/>
        <w:numPr>
          <w:ilvl w:val="1"/>
          <w:numId w:val="8"/>
        </w:numPr>
        <w:rPr>
          <w:rFonts w:eastAsia="Calibri" w:cs="Calibri"/>
          <w:sz w:val="20"/>
          <w:szCs w:val="20"/>
        </w:rPr>
      </w:pPr>
      <w:commentRangeStart w:id="9"/>
      <w:r>
        <w:rPr>
          <w:rFonts w:eastAsia="Calibri" w:cs="Calibri"/>
          <w:b/>
          <w:bCs/>
          <w:sz w:val="20"/>
          <w:szCs w:val="20"/>
        </w:rPr>
        <w:t xml:space="preserve">Task 4 – Finetuning </w:t>
      </w:r>
      <w:proofErr w:type="spellStart"/>
      <w:r>
        <w:rPr>
          <w:rFonts w:eastAsia="Calibri" w:cs="Calibri"/>
          <w:b/>
          <w:bCs/>
          <w:sz w:val="20"/>
          <w:szCs w:val="20"/>
        </w:rPr>
        <w:t>Huggingface</w:t>
      </w:r>
      <w:proofErr w:type="spellEnd"/>
      <w:r>
        <w:rPr>
          <w:rFonts w:eastAsia="Calibri" w:cs="Calibri"/>
          <w:b/>
          <w:bCs/>
          <w:sz w:val="20"/>
          <w:szCs w:val="20"/>
        </w:rPr>
        <w:t xml:space="preserve"> models on Structural type IFT datasets </w:t>
      </w:r>
      <w:r>
        <w:rPr>
          <w:rFonts w:eastAsia="Calibri" w:cs="Calibri"/>
          <w:sz w:val="20"/>
          <w:szCs w:val="20"/>
        </w:rPr>
        <w:t>(Category 1)</w:t>
      </w:r>
    </w:p>
    <w:p w14:paraId="52A7F58D" w14:textId="77777777" w:rsidR="00000000" w:rsidRDefault="00000000">
      <w:pPr>
        <w:pStyle w:val="ListParagraph"/>
        <w:numPr>
          <w:ilvl w:val="2"/>
          <w:numId w:val="8"/>
        </w:numPr>
        <w:rPr>
          <w:rFonts w:eastAsia="Calibri" w:cs="Calibri"/>
          <w:sz w:val="20"/>
          <w:szCs w:val="20"/>
        </w:rPr>
      </w:pPr>
      <w:r>
        <w:rPr>
          <w:rFonts w:eastAsia="Calibri" w:cs="Calibri"/>
          <w:sz w:val="20"/>
          <w:szCs w:val="20"/>
        </w:rPr>
        <w:t>Develop fine tuning code for HF models.</w:t>
      </w:r>
    </w:p>
    <w:p w14:paraId="1084049B" w14:textId="77777777" w:rsidR="00000000" w:rsidRDefault="00000000">
      <w:pPr>
        <w:pStyle w:val="ListParagraph"/>
        <w:numPr>
          <w:ilvl w:val="2"/>
          <w:numId w:val="8"/>
        </w:numPr>
        <w:rPr>
          <w:rFonts w:eastAsia="Calibri" w:cs="Calibri"/>
          <w:sz w:val="20"/>
          <w:szCs w:val="20"/>
        </w:rPr>
      </w:pPr>
      <w:r>
        <w:rPr>
          <w:rFonts w:eastAsia="Calibri" w:cs="Calibri"/>
          <w:sz w:val="20"/>
          <w:szCs w:val="20"/>
        </w:rPr>
        <w:t>Select hyperparameters.</w:t>
      </w:r>
    </w:p>
    <w:p w14:paraId="33B174BE" w14:textId="77777777" w:rsidR="00000000" w:rsidRDefault="00000000">
      <w:pPr>
        <w:pStyle w:val="ListParagraph"/>
        <w:numPr>
          <w:ilvl w:val="2"/>
          <w:numId w:val="8"/>
        </w:numPr>
        <w:rPr>
          <w:rFonts w:eastAsia="Calibri" w:cs="Calibri"/>
          <w:sz w:val="20"/>
          <w:szCs w:val="20"/>
        </w:rPr>
      </w:pPr>
      <w:r>
        <w:rPr>
          <w:rFonts w:eastAsia="Calibri" w:cs="Calibri"/>
          <w:sz w:val="20"/>
          <w:szCs w:val="20"/>
        </w:rPr>
        <w:t>Execute fine tuning programs.</w:t>
      </w:r>
    </w:p>
    <w:p w14:paraId="39D86CF9" w14:textId="77777777" w:rsidR="00000000" w:rsidRDefault="00000000">
      <w:pPr>
        <w:pStyle w:val="ListParagraph"/>
        <w:numPr>
          <w:ilvl w:val="2"/>
          <w:numId w:val="8"/>
        </w:numPr>
        <w:rPr>
          <w:rFonts w:eastAsia="Calibri" w:cs="Calibri"/>
          <w:sz w:val="20"/>
          <w:szCs w:val="20"/>
        </w:rPr>
      </w:pPr>
      <w:r>
        <w:rPr>
          <w:rFonts w:eastAsia="Calibri" w:cs="Calibri"/>
          <w:sz w:val="20"/>
          <w:szCs w:val="20"/>
        </w:rPr>
        <w:t>Deliver HF model files to be evaluated on ASG CTI Bench by the team.</w:t>
      </w:r>
    </w:p>
    <w:p w14:paraId="3ED95F07" w14:textId="77777777" w:rsidR="00000000" w:rsidRDefault="00000000">
      <w:pPr>
        <w:pStyle w:val="ListParagraph"/>
        <w:numPr>
          <w:ilvl w:val="2"/>
          <w:numId w:val="8"/>
        </w:numPr>
        <w:rPr>
          <w:rFonts w:eastAsia="Calibri" w:cs="Calibri"/>
          <w:sz w:val="20"/>
          <w:szCs w:val="20"/>
        </w:rPr>
      </w:pPr>
      <w:r>
        <w:rPr>
          <w:rFonts w:eastAsia="Calibri" w:cs="Calibri"/>
          <w:sz w:val="20"/>
          <w:szCs w:val="20"/>
        </w:rPr>
        <w:t>Iterate 1-4 as necessary.</w:t>
      </w:r>
    </w:p>
    <w:p w14:paraId="341F6FD4" w14:textId="77777777" w:rsidR="00000000" w:rsidRDefault="00000000">
      <w:pPr>
        <w:pStyle w:val="ListParagraph"/>
        <w:numPr>
          <w:ilvl w:val="2"/>
          <w:numId w:val="8"/>
        </w:numPr>
        <w:rPr>
          <w:rFonts w:eastAsia="Calibri" w:cs="Calibri"/>
          <w:sz w:val="20"/>
          <w:szCs w:val="20"/>
        </w:rPr>
      </w:pPr>
      <w:r>
        <w:rPr>
          <w:rFonts w:eastAsia="Calibri" w:cs="Calibri"/>
          <w:sz w:val="20"/>
          <w:szCs w:val="20"/>
        </w:rPr>
        <w:t>Deliverables:</w:t>
      </w:r>
    </w:p>
    <w:p w14:paraId="3511DB27" w14:textId="77777777" w:rsidR="00000000" w:rsidRDefault="00000000">
      <w:pPr>
        <w:pStyle w:val="ListParagraph"/>
        <w:numPr>
          <w:ilvl w:val="3"/>
          <w:numId w:val="8"/>
        </w:numPr>
        <w:rPr>
          <w:rFonts w:eastAsia="Calibri" w:cs="Calibri"/>
          <w:sz w:val="20"/>
          <w:szCs w:val="20"/>
        </w:rPr>
      </w:pPr>
      <w:r>
        <w:rPr>
          <w:rFonts w:eastAsia="Calibri" w:cs="Calibri"/>
          <w:sz w:val="20"/>
          <w:szCs w:val="20"/>
        </w:rPr>
        <w:t xml:space="preserve">fine-tuned HF model files on ASG </w:t>
      </w:r>
      <w:proofErr w:type="spellStart"/>
      <w:r>
        <w:rPr>
          <w:rFonts w:eastAsia="Calibri" w:cs="Calibri"/>
          <w:sz w:val="20"/>
          <w:szCs w:val="20"/>
        </w:rPr>
        <w:t>Github</w:t>
      </w:r>
      <w:proofErr w:type="spellEnd"/>
      <w:r>
        <w:rPr>
          <w:rFonts w:eastAsia="Calibri" w:cs="Calibri"/>
          <w:sz w:val="20"/>
          <w:szCs w:val="20"/>
        </w:rPr>
        <w:t xml:space="preserve"> repository or some other method.</w:t>
      </w:r>
    </w:p>
    <w:p w14:paraId="0911376B" w14:textId="77777777" w:rsidR="00000000" w:rsidRDefault="00000000">
      <w:pPr>
        <w:pStyle w:val="ListParagraph"/>
        <w:numPr>
          <w:ilvl w:val="3"/>
          <w:numId w:val="8"/>
        </w:numPr>
        <w:rPr>
          <w:rFonts w:eastAsia="Calibri" w:cs="Calibri"/>
          <w:sz w:val="20"/>
          <w:szCs w:val="20"/>
        </w:rPr>
      </w:pPr>
      <w:r>
        <w:rPr>
          <w:rFonts w:eastAsia="Calibri" w:cs="Calibri"/>
          <w:sz w:val="20"/>
          <w:szCs w:val="20"/>
        </w:rPr>
        <w:t>fine-tuning parameters</w:t>
      </w:r>
    </w:p>
    <w:p w14:paraId="7487CBF3" w14:textId="77777777" w:rsidR="00000000" w:rsidRDefault="00000000">
      <w:pPr>
        <w:pStyle w:val="ListParagraph"/>
        <w:numPr>
          <w:ilvl w:val="3"/>
          <w:numId w:val="8"/>
        </w:numPr>
        <w:rPr>
          <w:rFonts w:eastAsia="Calibri" w:cs="Calibri"/>
          <w:b/>
          <w:bCs/>
          <w:sz w:val="20"/>
          <w:szCs w:val="20"/>
        </w:rPr>
      </w:pPr>
      <w:r>
        <w:rPr>
          <w:rFonts w:eastAsia="Calibri" w:cs="Calibri"/>
          <w:sz w:val="20"/>
          <w:szCs w:val="20"/>
        </w:rPr>
        <w:t>benchmark scores</w:t>
      </w:r>
      <w:commentRangeEnd w:id="9"/>
      <w:r w:rsidR="0071356C">
        <w:rPr>
          <w:rStyle w:val="CommentReference"/>
          <w:rFonts w:cs="Mangal"/>
        </w:rPr>
        <w:commentReference w:id="9"/>
      </w:r>
    </w:p>
    <w:p w14:paraId="18A81F71" w14:textId="77777777" w:rsidR="00000000" w:rsidRDefault="00000000">
      <w:pPr>
        <w:pStyle w:val="ListParagraph"/>
        <w:numPr>
          <w:ilvl w:val="1"/>
          <w:numId w:val="8"/>
        </w:numPr>
        <w:rPr>
          <w:rFonts w:eastAsia="Calibri" w:cs="Calibri"/>
          <w:sz w:val="20"/>
          <w:szCs w:val="20"/>
        </w:rPr>
      </w:pPr>
      <w:r>
        <w:rPr>
          <w:rFonts w:eastAsia="Calibri" w:cs="Calibri"/>
          <w:b/>
          <w:bCs/>
          <w:sz w:val="20"/>
          <w:szCs w:val="20"/>
        </w:rPr>
        <w:t>Task 5 – System Design for structured LLM-assisted instruction generation for Category 2 CTI datasets</w:t>
      </w:r>
    </w:p>
    <w:p w14:paraId="04CAF6C4" w14:textId="77777777" w:rsidR="00000000" w:rsidRDefault="00000000">
      <w:pPr>
        <w:pStyle w:val="ListParagraph"/>
        <w:numPr>
          <w:ilvl w:val="2"/>
          <w:numId w:val="8"/>
        </w:numPr>
        <w:rPr>
          <w:rFonts w:eastAsia="Calibri" w:cs="Calibri"/>
          <w:sz w:val="20"/>
          <w:szCs w:val="20"/>
        </w:rPr>
      </w:pPr>
      <w:r>
        <w:rPr>
          <w:rFonts w:eastAsia="Calibri" w:cs="Calibri"/>
          <w:sz w:val="20"/>
          <w:szCs w:val="20"/>
        </w:rPr>
        <w:t>Method is described in</w:t>
      </w:r>
      <w:r>
        <w:rPr>
          <w:rFonts w:eastAsia="Calibri" w:cs="Calibri"/>
          <w:b/>
          <w:bCs/>
          <w:sz w:val="20"/>
          <w:szCs w:val="20"/>
        </w:rPr>
        <w:t xml:space="preserve"> </w:t>
      </w:r>
      <w:r>
        <w:rPr>
          <w:rFonts w:eastAsia="Calibri" w:cs="Calibri"/>
          <w:sz w:val="20"/>
          <w:szCs w:val="20"/>
        </w:rPr>
        <w:t xml:space="preserve">[Cyberpal.AI 3.1.2]. Start from relationships in BRON (and </w:t>
      </w:r>
      <w:proofErr w:type="gramStart"/>
      <w:r>
        <w:rPr>
          <w:rFonts w:eastAsia="Calibri" w:cs="Calibri"/>
          <w:sz w:val="20"/>
          <w:szCs w:val="20"/>
        </w:rPr>
        <w:t>other</w:t>
      </w:r>
      <w:proofErr w:type="gramEnd"/>
      <w:r>
        <w:rPr>
          <w:rFonts w:eastAsia="Calibri" w:cs="Calibri"/>
          <w:sz w:val="20"/>
          <w:szCs w:val="20"/>
        </w:rPr>
        <w:t xml:space="preserve"> Cat. 2 docs) that span multiple Cat. 1 </w:t>
      </w:r>
      <w:proofErr w:type="gramStart"/>
      <w:r>
        <w:rPr>
          <w:rFonts w:eastAsia="Calibri" w:cs="Calibri"/>
          <w:sz w:val="20"/>
          <w:szCs w:val="20"/>
        </w:rPr>
        <w:t>graphs</w:t>
      </w:r>
      <w:proofErr w:type="gramEnd"/>
      <w:r>
        <w:rPr>
          <w:rFonts w:eastAsia="Calibri" w:cs="Calibri"/>
          <w:sz w:val="20"/>
          <w:szCs w:val="20"/>
        </w:rPr>
        <w:t xml:space="preserve">. Use a teacher model to determine how entities are connected. Generate longer paths and ask </w:t>
      </w:r>
      <w:proofErr w:type="gramStart"/>
      <w:r>
        <w:rPr>
          <w:rFonts w:eastAsia="Calibri" w:cs="Calibri"/>
          <w:sz w:val="20"/>
          <w:szCs w:val="20"/>
        </w:rPr>
        <w:t>teacher  LLM</w:t>
      </w:r>
      <w:proofErr w:type="gramEnd"/>
      <w:r>
        <w:rPr>
          <w:rFonts w:eastAsia="Calibri" w:cs="Calibri"/>
          <w:sz w:val="20"/>
          <w:szCs w:val="20"/>
        </w:rPr>
        <w:t xml:space="preserve"> to explain explanation for connection. This results in a Chain of Thought (COT) for each such relationship. Similar, for multi-path situations. Negative sampling is essential for teaching models not to hallucinate non-existent relationships.</w:t>
      </w:r>
    </w:p>
    <w:p w14:paraId="79695FF7" w14:textId="77777777" w:rsidR="00000000" w:rsidRDefault="00000000">
      <w:pPr>
        <w:pStyle w:val="ListParagraph"/>
        <w:numPr>
          <w:ilvl w:val="2"/>
          <w:numId w:val="8"/>
        </w:numPr>
        <w:rPr>
          <w:rFonts w:eastAsia="Calibri" w:cs="Calibri"/>
          <w:sz w:val="20"/>
          <w:szCs w:val="20"/>
        </w:rPr>
      </w:pPr>
      <w:r>
        <w:rPr>
          <w:rFonts w:eastAsia="Calibri" w:cs="Calibri"/>
          <w:sz w:val="20"/>
          <w:szCs w:val="20"/>
        </w:rPr>
        <w:t xml:space="preserve">Design template grammar and language elements for LLM-assisted structural generation that supports teacher model guidance (i.e. embedded instructions for teacher model inside the IFT template). </w:t>
      </w:r>
    </w:p>
    <w:p w14:paraId="5A9391B9" w14:textId="77777777" w:rsidR="00000000" w:rsidRDefault="00000000">
      <w:pPr>
        <w:pStyle w:val="ListParagraph"/>
        <w:numPr>
          <w:ilvl w:val="2"/>
          <w:numId w:val="8"/>
        </w:numPr>
        <w:rPr>
          <w:rFonts w:eastAsia="Calibri" w:cs="Calibri"/>
          <w:sz w:val="20"/>
          <w:szCs w:val="20"/>
        </w:rPr>
      </w:pPr>
      <w:r>
        <w:rPr>
          <w:rFonts w:eastAsia="Calibri" w:cs="Calibri"/>
          <w:sz w:val="20"/>
          <w:szCs w:val="20"/>
        </w:rPr>
        <w:t>Build schema for Category 2 CTI documents.</w:t>
      </w:r>
    </w:p>
    <w:p w14:paraId="6A4A3DF2" w14:textId="77777777" w:rsidR="00000000" w:rsidRDefault="00000000">
      <w:pPr>
        <w:pStyle w:val="ListParagraph"/>
        <w:numPr>
          <w:ilvl w:val="2"/>
          <w:numId w:val="8"/>
        </w:numPr>
        <w:rPr>
          <w:rFonts w:eastAsia="Calibri" w:cs="Calibri"/>
          <w:sz w:val="20"/>
          <w:szCs w:val="20"/>
        </w:rPr>
      </w:pPr>
      <w:r>
        <w:rPr>
          <w:rFonts w:eastAsia="Calibri" w:cs="Calibri"/>
          <w:sz w:val="20"/>
          <w:szCs w:val="20"/>
        </w:rPr>
        <w:t xml:space="preserve">Enhance user interface (tools and API) to support this method. </w:t>
      </w:r>
    </w:p>
    <w:p w14:paraId="3D3761A7" w14:textId="77777777" w:rsidR="00000000" w:rsidRDefault="00000000">
      <w:pPr>
        <w:pStyle w:val="ListParagraph"/>
        <w:numPr>
          <w:ilvl w:val="2"/>
          <w:numId w:val="8"/>
        </w:numPr>
        <w:rPr>
          <w:rFonts w:eastAsia="Calibri" w:cs="Calibri"/>
          <w:sz w:val="20"/>
          <w:szCs w:val="20"/>
        </w:rPr>
      </w:pPr>
      <w:r>
        <w:rPr>
          <w:rFonts w:eastAsia="Calibri" w:cs="Calibri"/>
          <w:sz w:val="20"/>
          <w:szCs w:val="20"/>
        </w:rPr>
        <w:t>Enhance original design from Task 1 to support LLM-assisted generation for Category 2 CTI documents. Use a data-driven approach for triple generation to minimize need for custom coding.</w:t>
      </w:r>
    </w:p>
    <w:p w14:paraId="10AA1D5C" w14:textId="77777777" w:rsidR="00000000" w:rsidRDefault="00000000">
      <w:pPr>
        <w:pStyle w:val="ListParagraph"/>
        <w:numPr>
          <w:ilvl w:val="2"/>
          <w:numId w:val="8"/>
        </w:numPr>
        <w:rPr>
          <w:rFonts w:eastAsia="Calibri" w:cs="Calibri"/>
          <w:sz w:val="20"/>
          <w:szCs w:val="20"/>
        </w:rPr>
      </w:pPr>
      <w:r>
        <w:rPr>
          <w:rFonts w:eastAsia="Calibri" w:cs="Calibri"/>
          <w:sz w:val="20"/>
          <w:szCs w:val="20"/>
        </w:rPr>
        <w:t>Deliverables:</w:t>
      </w:r>
    </w:p>
    <w:p w14:paraId="69351628" w14:textId="77777777" w:rsidR="00000000" w:rsidRDefault="00000000">
      <w:pPr>
        <w:pStyle w:val="ListParagraph"/>
        <w:numPr>
          <w:ilvl w:val="3"/>
          <w:numId w:val="8"/>
        </w:numPr>
        <w:rPr>
          <w:rFonts w:eastAsia="Calibri" w:cs="Calibri"/>
          <w:sz w:val="20"/>
          <w:szCs w:val="20"/>
        </w:rPr>
      </w:pPr>
      <w:r>
        <w:rPr>
          <w:rFonts w:eastAsia="Calibri" w:cs="Calibri"/>
          <w:sz w:val="20"/>
          <w:szCs w:val="20"/>
        </w:rPr>
        <w:t>LLM-assisted generation strategies.</w:t>
      </w:r>
    </w:p>
    <w:p w14:paraId="349FDE2A" w14:textId="77777777" w:rsidR="00000000" w:rsidRDefault="00000000">
      <w:pPr>
        <w:pStyle w:val="ListParagraph"/>
        <w:numPr>
          <w:ilvl w:val="3"/>
          <w:numId w:val="8"/>
        </w:numPr>
        <w:rPr>
          <w:rFonts w:eastAsia="Calibri" w:cs="Calibri"/>
          <w:sz w:val="20"/>
          <w:szCs w:val="20"/>
        </w:rPr>
      </w:pPr>
      <w:r>
        <w:rPr>
          <w:rFonts w:eastAsia="Calibri" w:cs="Calibri"/>
          <w:sz w:val="20"/>
          <w:szCs w:val="20"/>
        </w:rPr>
        <w:t>Revised schema for Category 2 CTI documents.</w:t>
      </w:r>
    </w:p>
    <w:p w14:paraId="741ABEBB" w14:textId="77777777" w:rsidR="00000000" w:rsidRDefault="00000000">
      <w:pPr>
        <w:pStyle w:val="ListParagraph"/>
        <w:numPr>
          <w:ilvl w:val="3"/>
          <w:numId w:val="8"/>
        </w:numPr>
        <w:rPr>
          <w:rFonts w:eastAsia="Calibri" w:cs="Calibri"/>
          <w:sz w:val="20"/>
          <w:szCs w:val="20"/>
        </w:rPr>
      </w:pPr>
      <w:r>
        <w:rPr>
          <w:rFonts w:eastAsia="Calibri" w:cs="Calibri"/>
          <w:sz w:val="20"/>
          <w:szCs w:val="20"/>
        </w:rPr>
        <w:t>Enhanced template grammar.</w:t>
      </w:r>
    </w:p>
    <w:p w14:paraId="41140518" w14:textId="77777777" w:rsidR="00000000" w:rsidRDefault="00000000">
      <w:pPr>
        <w:pStyle w:val="ListParagraph"/>
        <w:numPr>
          <w:ilvl w:val="3"/>
          <w:numId w:val="8"/>
        </w:numPr>
        <w:rPr>
          <w:rFonts w:eastAsia="Calibri" w:cs="Calibri"/>
          <w:b/>
          <w:bCs/>
          <w:sz w:val="20"/>
          <w:szCs w:val="20"/>
        </w:rPr>
      </w:pPr>
      <w:r>
        <w:rPr>
          <w:rFonts w:eastAsia="Calibri" w:cs="Calibri"/>
          <w:sz w:val="20"/>
          <w:szCs w:val="20"/>
        </w:rPr>
        <w:t>Architecture design artifacts.</w:t>
      </w:r>
    </w:p>
    <w:p w14:paraId="3814389E" w14:textId="77777777" w:rsidR="00000000" w:rsidRDefault="00000000">
      <w:pPr>
        <w:pStyle w:val="ListParagraph"/>
        <w:numPr>
          <w:ilvl w:val="1"/>
          <w:numId w:val="8"/>
        </w:numPr>
        <w:rPr>
          <w:rFonts w:eastAsia="Calibri" w:cs="Calibri"/>
          <w:sz w:val="20"/>
          <w:szCs w:val="20"/>
        </w:rPr>
      </w:pPr>
      <w:r>
        <w:rPr>
          <w:rFonts w:eastAsia="Calibri" w:cs="Calibri"/>
          <w:b/>
          <w:bCs/>
          <w:sz w:val="20"/>
          <w:szCs w:val="20"/>
        </w:rPr>
        <w:t>Task 6 – Implement LLM-assisted Generation System from Task 5.</w:t>
      </w:r>
    </w:p>
    <w:p w14:paraId="7ACCE980" w14:textId="77777777" w:rsidR="00000000" w:rsidRDefault="00000000">
      <w:pPr>
        <w:pStyle w:val="ListParagraph"/>
        <w:numPr>
          <w:ilvl w:val="2"/>
          <w:numId w:val="8"/>
        </w:numPr>
        <w:rPr>
          <w:rFonts w:eastAsia="Calibri" w:cs="Calibri"/>
          <w:sz w:val="20"/>
          <w:szCs w:val="20"/>
        </w:rPr>
      </w:pPr>
      <w:r>
        <w:rPr>
          <w:rFonts w:eastAsia="Calibri" w:cs="Calibri"/>
          <w:sz w:val="20"/>
          <w:szCs w:val="20"/>
        </w:rPr>
        <w:t>Develop methods and algorithms.</w:t>
      </w:r>
    </w:p>
    <w:p w14:paraId="2226C71E" w14:textId="77777777" w:rsidR="00000000" w:rsidRDefault="00000000">
      <w:pPr>
        <w:pStyle w:val="ListParagraph"/>
        <w:numPr>
          <w:ilvl w:val="2"/>
          <w:numId w:val="8"/>
        </w:numPr>
        <w:rPr>
          <w:rFonts w:eastAsia="Calibri" w:cs="Calibri"/>
          <w:sz w:val="20"/>
          <w:szCs w:val="20"/>
        </w:rPr>
      </w:pPr>
      <w:r>
        <w:rPr>
          <w:rFonts w:eastAsia="Calibri" w:cs="Calibri"/>
          <w:sz w:val="20"/>
          <w:szCs w:val="20"/>
        </w:rPr>
        <w:t>Write Python code for main system and tests.</w:t>
      </w:r>
    </w:p>
    <w:p w14:paraId="44B187DD" w14:textId="77777777" w:rsidR="00000000" w:rsidRDefault="00000000">
      <w:pPr>
        <w:pStyle w:val="ListParagraph"/>
        <w:numPr>
          <w:ilvl w:val="2"/>
          <w:numId w:val="8"/>
        </w:numPr>
        <w:rPr>
          <w:rFonts w:eastAsia="Calibri" w:cs="Calibri"/>
          <w:sz w:val="20"/>
          <w:szCs w:val="20"/>
        </w:rPr>
      </w:pPr>
      <w:r>
        <w:rPr>
          <w:rFonts w:eastAsia="Calibri" w:cs="Calibri"/>
          <w:sz w:val="20"/>
          <w:szCs w:val="20"/>
        </w:rPr>
        <w:t>Test with sample templates for Category 2 CTI documents.</w:t>
      </w:r>
    </w:p>
    <w:p w14:paraId="69B60B70" w14:textId="77777777" w:rsidR="00000000" w:rsidRDefault="00000000">
      <w:pPr>
        <w:pStyle w:val="ListParagraph"/>
        <w:numPr>
          <w:ilvl w:val="2"/>
          <w:numId w:val="8"/>
        </w:numPr>
        <w:rPr>
          <w:rFonts w:eastAsia="Calibri" w:cs="Calibri"/>
          <w:sz w:val="20"/>
          <w:szCs w:val="20"/>
        </w:rPr>
      </w:pPr>
      <w:r>
        <w:rPr>
          <w:rFonts w:eastAsia="Calibri" w:cs="Calibri"/>
          <w:sz w:val="20"/>
          <w:szCs w:val="20"/>
        </w:rPr>
        <w:t>Deliverables:</w:t>
      </w:r>
    </w:p>
    <w:p w14:paraId="07E1C5F2" w14:textId="77777777" w:rsidR="00000000" w:rsidRDefault="00000000">
      <w:pPr>
        <w:pStyle w:val="ListParagraph"/>
        <w:numPr>
          <w:ilvl w:val="3"/>
          <w:numId w:val="8"/>
        </w:numPr>
        <w:rPr>
          <w:rFonts w:eastAsia="Calibri" w:cs="Calibri"/>
          <w:sz w:val="20"/>
          <w:szCs w:val="20"/>
        </w:rPr>
      </w:pPr>
      <w:r>
        <w:rPr>
          <w:rFonts w:eastAsia="Calibri" w:cs="Calibri"/>
          <w:sz w:val="20"/>
          <w:szCs w:val="20"/>
        </w:rPr>
        <w:t xml:space="preserve">Python code for system prototype and tests on ASG </w:t>
      </w:r>
      <w:proofErr w:type="spellStart"/>
      <w:r>
        <w:rPr>
          <w:rFonts w:eastAsia="Calibri" w:cs="Calibri"/>
          <w:sz w:val="20"/>
          <w:szCs w:val="20"/>
        </w:rPr>
        <w:t>Github</w:t>
      </w:r>
      <w:proofErr w:type="spellEnd"/>
      <w:r>
        <w:rPr>
          <w:rFonts w:eastAsia="Calibri" w:cs="Calibri"/>
          <w:sz w:val="20"/>
          <w:szCs w:val="20"/>
        </w:rPr>
        <w:t xml:space="preserve"> repository.</w:t>
      </w:r>
    </w:p>
    <w:p w14:paraId="7B738ADC" w14:textId="77777777" w:rsidR="00000000" w:rsidRDefault="00000000">
      <w:pPr>
        <w:pStyle w:val="ListParagraph"/>
        <w:numPr>
          <w:ilvl w:val="3"/>
          <w:numId w:val="8"/>
        </w:numPr>
        <w:rPr>
          <w:rFonts w:eastAsia="Calibri" w:cs="Calibri"/>
          <w:b/>
          <w:bCs/>
          <w:sz w:val="20"/>
          <w:szCs w:val="20"/>
        </w:rPr>
      </w:pPr>
      <w:r>
        <w:rPr>
          <w:rFonts w:eastAsia="Calibri" w:cs="Calibri"/>
          <w:sz w:val="20"/>
          <w:szCs w:val="20"/>
        </w:rPr>
        <w:t>Resulting sample test datasets.</w:t>
      </w:r>
    </w:p>
    <w:p w14:paraId="1AA311BC" w14:textId="77777777" w:rsidR="00000000" w:rsidRDefault="00000000">
      <w:pPr>
        <w:pStyle w:val="ListParagraph"/>
        <w:numPr>
          <w:ilvl w:val="1"/>
          <w:numId w:val="8"/>
        </w:numPr>
        <w:rPr>
          <w:rFonts w:eastAsia="Calibri" w:cs="Calibri"/>
          <w:sz w:val="20"/>
          <w:szCs w:val="20"/>
        </w:rPr>
      </w:pPr>
      <w:r>
        <w:rPr>
          <w:rFonts w:eastAsia="Calibri" w:cs="Calibri"/>
          <w:b/>
          <w:bCs/>
          <w:sz w:val="20"/>
          <w:szCs w:val="20"/>
        </w:rPr>
        <w:t xml:space="preserve">Task 7 </w:t>
      </w:r>
      <w:proofErr w:type="gramStart"/>
      <w:r>
        <w:rPr>
          <w:rFonts w:eastAsia="Calibri" w:cs="Calibri"/>
          <w:b/>
          <w:bCs/>
          <w:sz w:val="20"/>
          <w:szCs w:val="20"/>
        </w:rPr>
        <w:t>-  LLM</w:t>
      </w:r>
      <w:proofErr w:type="gramEnd"/>
      <w:r>
        <w:rPr>
          <w:rFonts w:eastAsia="Calibri" w:cs="Calibri"/>
          <w:b/>
          <w:bCs/>
          <w:sz w:val="20"/>
          <w:szCs w:val="20"/>
        </w:rPr>
        <w:t>-assisted structural IFT data generation for Category 2 CTI datasets</w:t>
      </w:r>
      <w:r>
        <w:rPr>
          <w:rFonts w:eastAsia="Calibri" w:cs="Calibri"/>
          <w:sz w:val="20"/>
          <w:szCs w:val="20"/>
        </w:rPr>
        <w:t xml:space="preserve"> </w:t>
      </w:r>
    </w:p>
    <w:p w14:paraId="7CEC1DDA" w14:textId="77777777" w:rsidR="00000000" w:rsidRDefault="00000000">
      <w:pPr>
        <w:pStyle w:val="ListParagraph"/>
        <w:numPr>
          <w:ilvl w:val="2"/>
          <w:numId w:val="8"/>
        </w:numPr>
        <w:rPr>
          <w:rFonts w:eastAsia="Calibri" w:cs="Calibri"/>
          <w:sz w:val="20"/>
          <w:szCs w:val="20"/>
        </w:rPr>
      </w:pPr>
      <w:r>
        <w:rPr>
          <w:rFonts w:eastAsia="Calibri" w:cs="Calibri"/>
          <w:sz w:val="20"/>
          <w:szCs w:val="20"/>
        </w:rPr>
        <w:t>Obtain useful</w:t>
      </w:r>
      <w:r>
        <w:rPr>
          <w:rFonts w:eastAsia="Calibri" w:cs="Calibri"/>
          <w:b/>
          <w:bCs/>
          <w:i/>
          <w:iCs/>
          <w:sz w:val="20"/>
          <w:szCs w:val="20"/>
        </w:rPr>
        <w:t xml:space="preserve"> </w:t>
      </w:r>
      <w:r>
        <w:rPr>
          <w:rFonts w:eastAsia="Calibri" w:cs="Calibri"/>
          <w:sz w:val="20"/>
          <w:szCs w:val="20"/>
        </w:rPr>
        <w:t>instruction template drafts from ASG domain experts.</w:t>
      </w:r>
    </w:p>
    <w:p w14:paraId="09423C1E" w14:textId="77777777" w:rsidR="00000000" w:rsidRDefault="00000000">
      <w:pPr>
        <w:pStyle w:val="ListParagraph"/>
        <w:numPr>
          <w:ilvl w:val="2"/>
          <w:numId w:val="8"/>
        </w:numPr>
        <w:rPr>
          <w:rFonts w:eastAsia="Calibri" w:cs="Calibri"/>
          <w:sz w:val="20"/>
          <w:szCs w:val="20"/>
        </w:rPr>
      </w:pPr>
      <w:r>
        <w:rPr>
          <w:rFonts w:eastAsia="Calibri" w:cs="Calibri"/>
          <w:sz w:val="20"/>
          <w:szCs w:val="20"/>
        </w:rPr>
        <w:t>Obtain and update generation parameters from ASG team.</w:t>
      </w:r>
    </w:p>
    <w:p w14:paraId="4D091168" w14:textId="77777777" w:rsidR="00000000" w:rsidRDefault="00000000">
      <w:pPr>
        <w:pStyle w:val="ListParagraph"/>
        <w:numPr>
          <w:ilvl w:val="2"/>
          <w:numId w:val="8"/>
        </w:numPr>
        <w:rPr>
          <w:rFonts w:eastAsia="Calibri" w:cs="Calibri"/>
          <w:sz w:val="20"/>
          <w:szCs w:val="20"/>
        </w:rPr>
      </w:pPr>
      <w:r>
        <w:rPr>
          <w:rFonts w:eastAsia="Calibri" w:cs="Calibri"/>
          <w:sz w:val="20"/>
          <w:szCs w:val="20"/>
        </w:rPr>
        <w:t>Evaluate and encode templates according to revised template grammar in collaboration with the team.</w:t>
      </w:r>
    </w:p>
    <w:p w14:paraId="6FED99B2" w14:textId="77777777" w:rsidR="00000000" w:rsidRDefault="00000000">
      <w:pPr>
        <w:pStyle w:val="ListParagraph"/>
        <w:numPr>
          <w:ilvl w:val="2"/>
          <w:numId w:val="8"/>
        </w:numPr>
        <w:rPr>
          <w:rFonts w:eastAsia="Calibri" w:cs="Calibri"/>
          <w:sz w:val="20"/>
          <w:szCs w:val="20"/>
        </w:rPr>
      </w:pPr>
      <w:r>
        <w:rPr>
          <w:rFonts w:eastAsia="Calibri" w:cs="Calibri"/>
          <w:sz w:val="20"/>
          <w:szCs w:val="20"/>
        </w:rPr>
        <w:t>Generate datasets for Category 2 CTI datasets.</w:t>
      </w:r>
    </w:p>
    <w:p w14:paraId="092E367B" w14:textId="77777777" w:rsidR="00000000" w:rsidRDefault="00000000">
      <w:pPr>
        <w:pStyle w:val="ListParagraph"/>
        <w:numPr>
          <w:ilvl w:val="2"/>
          <w:numId w:val="8"/>
        </w:numPr>
        <w:rPr>
          <w:rFonts w:eastAsia="Calibri" w:cs="Calibri"/>
          <w:sz w:val="20"/>
          <w:szCs w:val="20"/>
        </w:rPr>
      </w:pPr>
      <w:r>
        <w:rPr>
          <w:rFonts w:eastAsia="Calibri" w:cs="Calibri"/>
          <w:sz w:val="20"/>
          <w:szCs w:val="20"/>
        </w:rPr>
        <w:t>Deliverables:</w:t>
      </w:r>
    </w:p>
    <w:p w14:paraId="4CECC70D" w14:textId="77777777" w:rsidR="00000000" w:rsidRDefault="00000000">
      <w:pPr>
        <w:pStyle w:val="ListParagraph"/>
        <w:numPr>
          <w:ilvl w:val="3"/>
          <w:numId w:val="8"/>
        </w:numPr>
        <w:rPr>
          <w:rFonts w:eastAsia="Calibri" w:cs="Calibri"/>
          <w:sz w:val="20"/>
          <w:szCs w:val="20"/>
        </w:rPr>
      </w:pPr>
      <w:r>
        <w:rPr>
          <w:rFonts w:eastAsia="Calibri" w:cs="Calibri"/>
          <w:sz w:val="20"/>
          <w:szCs w:val="20"/>
        </w:rPr>
        <w:t>Encoded IFT templates for Category 2 CTI datasets.</w:t>
      </w:r>
    </w:p>
    <w:p w14:paraId="329D2AAB" w14:textId="77777777" w:rsidR="00000000" w:rsidRDefault="00000000">
      <w:pPr>
        <w:pStyle w:val="ListParagraph"/>
        <w:numPr>
          <w:ilvl w:val="3"/>
          <w:numId w:val="8"/>
        </w:numPr>
        <w:rPr>
          <w:rFonts w:eastAsia="Calibri" w:cs="Calibri"/>
          <w:b/>
          <w:bCs/>
          <w:sz w:val="20"/>
          <w:szCs w:val="20"/>
        </w:rPr>
      </w:pPr>
      <w:r>
        <w:rPr>
          <w:rFonts w:eastAsia="Calibri" w:cs="Calibri"/>
          <w:sz w:val="20"/>
          <w:szCs w:val="20"/>
        </w:rPr>
        <w:t>IFT Dataset files.</w:t>
      </w:r>
    </w:p>
    <w:p w14:paraId="527AC001" w14:textId="77777777" w:rsidR="00000000" w:rsidRDefault="00000000">
      <w:pPr>
        <w:pStyle w:val="ListParagraph"/>
        <w:numPr>
          <w:ilvl w:val="1"/>
          <w:numId w:val="8"/>
        </w:numPr>
        <w:rPr>
          <w:rFonts w:eastAsia="Calibri" w:cs="Calibri"/>
          <w:sz w:val="20"/>
          <w:szCs w:val="20"/>
        </w:rPr>
      </w:pPr>
      <w:r>
        <w:rPr>
          <w:rFonts w:eastAsia="Calibri" w:cs="Calibri"/>
          <w:b/>
          <w:bCs/>
          <w:sz w:val="20"/>
          <w:szCs w:val="20"/>
        </w:rPr>
        <w:lastRenderedPageBreak/>
        <w:t xml:space="preserve">Task 8 - Finetuning </w:t>
      </w:r>
      <w:proofErr w:type="spellStart"/>
      <w:r>
        <w:rPr>
          <w:rFonts w:eastAsia="Calibri" w:cs="Calibri"/>
          <w:b/>
          <w:bCs/>
          <w:sz w:val="20"/>
          <w:szCs w:val="20"/>
        </w:rPr>
        <w:t>Huggingface</w:t>
      </w:r>
      <w:proofErr w:type="spellEnd"/>
      <w:r>
        <w:rPr>
          <w:rFonts w:eastAsia="Calibri" w:cs="Calibri"/>
          <w:b/>
          <w:bCs/>
          <w:sz w:val="20"/>
          <w:szCs w:val="20"/>
        </w:rPr>
        <w:t xml:space="preserve"> models on LLM-assisted IFT datasets (Categories 1 + 2)</w:t>
      </w:r>
    </w:p>
    <w:p w14:paraId="4A24D70E" w14:textId="77777777" w:rsidR="00000000" w:rsidRDefault="00000000">
      <w:pPr>
        <w:pStyle w:val="ListParagraph"/>
        <w:numPr>
          <w:ilvl w:val="2"/>
          <w:numId w:val="8"/>
        </w:numPr>
        <w:rPr>
          <w:rFonts w:eastAsia="Calibri" w:cs="Calibri"/>
          <w:sz w:val="20"/>
          <w:szCs w:val="20"/>
        </w:rPr>
      </w:pPr>
      <w:r>
        <w:rPr>
          <w:rFonts w:eastAsia="Calibri" w:cs="Calibri"/>
          <w:sz w:val="20"/>
          <w:szCs w:val="20"/>
        </w:rPr>
        <w:t>Update fine tuning code for HF models, as needed, to support LLM-assisted generation.</w:t>
      </w:r>
    </w:p>
    <w:p w14:paraId="025B151F" w14:textId="77777777" w:rsidR="00000000" w:rsidRDefault="00000000">
      <w:pPr>
        <w:pStyle w:val="ListParagraph"/>
        <w:numPr>
          <w:ilvl w:val="2"/>
          <w:numId w:val="8"/>
        </w:numPr>
        <w:rPr>
          <w:rFonts w:eastAsia="Calibri" w:cs="Calibri"/>
          <w:sz w:val="20"/>
          <w:szCs w:val="20"/>
        </w:rPr>
      </w:pPr>
      <w:r>
        <w:rPr>
          <w:rFonts w:eastAsia="Calibri" w:cs="Calibri"/>
          <w:sz w:val="20"/>
          <w:szCs w:val="20"/>
        </w:rPr>
        <w:t>Select hyperparameters.</w:t>
      </w:r>
    </w:p>
    <w:p w14:paraId="7B46025A" w14:textId="77777777" w:rsidR="00000000" w:rsidRDefault="00000000">
      <w:pPr>
        <w:pStyle w:val="ListParagraph"/>
        <w:numPr>
          <w:ilvl w:val="2"/>
          <w:numId w:val="8"/>
        </w:numPr>
        <w:rPr>
          <w:rFonts w:eastAsia="Calibri" w:cs="Calibri"/>
          <w:sz w:val="20"/>
          <w:szCs w:val="20"/>
        </w:rPr>
      </w:pPr>
      <w:r>
        <w:rPr>
          <w:rFonts w:eastAsia="Calibri" w:cs="Calibri"/>
          <w:sz w:val="20"/>
          <w:szCs w:val="20"/>
        </w:rPr>
        <w:t xml:space="preserve">Execute fine tuning programs on Category 1 </w:t>
      </w:r>
      <w:r>
        <w:rPr>
          <w:rFonts w:eastAsia="Calibri" w:cs="Calibri"/>
          <w:b/>
          <w:bCs/>
          <w:sz w:val="20"/>
          <w:szCs w:val="20"/>
        </w:rPr>
        <w:t xml:space="preserve">and </w:t>
      </w:r>
      <w:r>
        <w:rPr>
          <w:rFonts w:eastAsia="Calibri" w:cs="Calibri"/>
          <w:sz w:val="20"/>
          <w:szCs w:val="20"/>
        </w:rPr>
        <w:t xml:space="preserve">Category 2 IFT datasets. </w:t>
      </w:r>
    </w:p>
    <w:p w14:paraId="47D52A76" w14:textId="77777777" w:rsidR="00000000" w:rsidRDefault="00000000">
      <w:pPr>
        <w:pStyle w:val="ListParagraph"/>
        <w:numPr>
          <w:ilvl w:val="2"/>
          <w:numId w:val="8"/>
        </w:numPr>
        <w:rPr>
          <w:rFonts w:eastAsia="Calibri" w:cs="Calibri"/>
          <w:sz w:val="20"/>
          <w:szCs w:val="20"/>
        </w:rPr>
      </w:pPr>
      <w:r>
        <w:rPr>
          <w:rFonts w:eastAsia="Calibri" w:cs="Calibri"/>
          <w:sz w:val="20"/>
          <w:szCs w:val="20"/>
        </w:rPr>
        <w:t>Deliver LLM-assisted HF model files to be evaluated on ASG CTI Bench by the team.</w:t>
      </w:r>
    </w:p>
    <w:p w14:paraId="57CAD3B2" w14:textId="77777777" w:rsidR="00000000" w:rsidRDefault="00000000">
      <w:pPr>
        <w:pStyle w:val="ListParagraph"/>
        <w:numPr>
          <w:ilvl w:val="2"/>
          <w:numId w:val="8"/>
        </w:numPr>
        <w:rPr>
          <w:rFonts w:eastAsia="Calibri" w:cs="Calibri"/>
          <w:sz w:val="20"/>
          <w:szCs w:val="20"/>
        </w:rPr>
      </w:pPr>
      <w:r>
        <w:rPr>
          <w:rFonts w:eastAsia="Calibri" w:cs="Calibri"/>
          <w:sz w:val="20"/>
          <w:szCs w:val="20"/>
        </w:rPr>
        <w:t>Iterate 1-4 as necessary.</w:t>
      </w:r>
    </w:p>
    <w:p w14:paraId="1B2843E9" w14:textId="77777777" w:rsidR="00000000" w:rsidRDefault="00000000">
      <w:pPr>
        <w:pStyle w:val="ListParagraph"/>
        <w:numPr>
          <w:ilvl w:val="2"/>
          <w:numId w:val="8"/>
        </w:numPr>
        <w:rPr>
          <w:rFonts w:eastAsia="Calibri" w:cs="Calibri"/>
          <w:sz w:val="20"/>
          <w:szCs w:val="20"/>
        </w:rPr>
      </w:pPr>
      <w:r>
        <w:rPr>
          <w:rFonts w:eastAsia="Calibri" w:cs="Calibri"/>
          <w:sz w:val="20"/>
          <w:szCs w:val="20"/>
        </w:rPr>
        <w:t>Deliverables:</w:t>
      </w:r>
    </w:p>
    <w:p w14:paraId="72C1F8DD" w14:textId="77777777" w:rsidR="00000000" w:rsidRDefault="00000000">
      <w:pPr>
        <w:pStyle w:val="ListParagraph"/>
        <w:numPr>
          <w:ilvl w:val="3"/>
          <w:numId w:val="8"/>
        </w:numPr>
        <w:rPr>
          <w:rFonts w:eastAsia="Calibri" w:cs="Calibri"/>
          <w:sz w:val="20"/>
          <w:szCs w:val="20"/>
        </w:rPr>
      </w:pPr>
      <w:r>
        <w:rPr>
          <w:rFonts w:eastAsia="Calibri" w:cs="Calibri"/>
          <w:sz w:val="20"/>
          <w:szCs w:val="20"/>
        </w:rPr>
        <w:t xml:space="preserve">fine-tuned HF model files on ASG </w:t>
      </w:r>
      <w:proofErr w:type="spellStart"/>
      <w:r>
        <w:rPr>
          <w:rFonts w:eastAsia="Calibri" w:cs="Calibri"/>
          <w:sz w:val="20"/>
          <w:szCs w:val="20"/>
        </w:rPr>
        <w:t>Github</w:t>
      </w:r>
      <w:proofErr w:type="spellEnd"/>
      <w:r>
        <w:rPr>
          <w:rFonts w:eastAsia="Calibri" w:cs="Calibri"/>
          <w:sz w:val="20"/>
          <w:szCs w:val="20"/>
        </w:rPr>
        <w:t xml:space="preserve"> repository or some other method.</w:t>
      </w:r>
    </w:p>
    <w:p w14:paraId="16753178" w14:textId="77777777" w:rsidR="00000000" w:rsidRDefault="00000000">
      <w:pPr>
        <w:pStyle w:val="ListParagraph"/>
        <w:numPr>
          <w:ilvl w:val="3"/>
          <w:numId w:val="8"/>
        </w:numPr>
        <w:rPr>
          <w:rFonts w:eastAsia="Calibri" w:cs="Calibri"/>
          <w:sz w:val="20"/>
          <w:szCs w:val="20"/>
        </w:rPr>
      </w:pPr>
      <w:r>
        <w:rPr>
          <w:rFonts w:eastAsia="Calibri" w:cs="Calibri"/>
          <w:sz w:val="20"/>
          <w:szCs w:val="20"/>
        </w:rPr>
        <w:t>fine-tuning parameters</w:t>
      </w:r>
    </w:p>
    <w:p w14:paraId="28F793C0" w14:textId="77777777" w:rsidR="00000000" w:rsidRDefault="00000000">
      <w:pPr>
        <w:pStyle w:val="ListParagraph"/>
        <w:numPr>
          <w:ilvl w:val="3"/>
          <w:numId w:val="8"/>
        </w:numPr>
        <w:rPr>
          <w:rFonts w:eastAsia="Calibri" w:cs="Calibri"/>
          <w:b/>
          <w:bCs/>
          <w:sz w:val="20"/>
          <w:szCs w:val="20"/>
        </w:rPr>
      </w:pPr>
      <w:r>
        <w:rPr>
          <w:rFonts w:eastAsia="Calibri" w:cs="Calibri"/>
          <w:sz w:val="20"/>
          <w:szCs w:val="20"/>
        </w:rPr>
        <w:t>benchmark scores</w:t>
      </w:r>
    </w:p>
    <w:p w14:paraId="3CEBE758" w14:textId="77777777" w:rsidR="00000000" w:rsidRDefault="00000000">
      <w:pPr>
        <w:pStyle w:val="ListParagraph"/>
        <w:numPr>
          <w:ilvl w:val="1"/>
          <w:numId w:val="8"/>
        </w:numPr>
        <w:rPr>
          <w:rFonts w:eastAsia="Calibri" w:cs="Calibri"/>
          <w:sz w:val="20"/>
          <w:szCs w:val="20"/>
        </w:rPr>
      </w:pPr>
      <w:r>
        <w:rPr>
          <w:rFonts w:eastAsia="Calibri" w:cs="Calibri"/>
          <w:b/>
          <w:bCs/>
          <w:sz w:val="20"/>
          <w:szCs w:val="20"/>
        </w:rPr>
        <w:t>Task 9 – Integrate support for IFT Dataset for proprietary datasets – Category 3 CTI documents.</w:t>
      </w:r>
    </w:p>
    <w:p w14:paraId="4116F675" w14:textId="77777777" w:rsidR="00000000" w:rsidRDefault="00000000">
      <w:pPr>
        <w:pStyle w:val="ListParagraph"/>
        <w:numPr>
          <w:ilvl w:val="2"/>
          <w:numId w:val="8"/>
        </w:numPr>
        <w:rPr>
          <w:rFonts w:eastAsia="Calibri" w:cs="Calibri"/>
          <w:sz w:val="20"/>
          <w:szCs w:val="20"/>
        </w:rPr>
      </w:pPr>
      <w:r>
        <w:rPr>
          <w:rFonts w:eastAsia="Calibri" w:cs="Calibri"/>
          <w:sz w:val="20"/>
          <w:szCs w:val="20"/>
        </w:rPr>
        <w:t>Build schema for Category 3 CTI documents.</w:t>
      </w:r>
    </w:p>
    <w:p w14:paraId="28F9B807" w14:textId="77777777" w:rsidR="00000000" w:rsidRDefault="00000000">
      <w:pPr>
        <w:pStyle w:val="ListParagraph"/>
        <w:numPr>
          <w:ilvl w:val="2"/>
          <w:numId w:val="8"/>
        </w:numPr>
        <w:rPr>
          <w:rFonts w:eastAsia="Calibri" w:cs="Calibri"/>
          <w:sz w:val="20"/>
          <w:szCs w:val="20"/>
        </w:rPr>
      </w:pPr>
      <w:r>
        <w:rPr>
          <w:rFonts w:eastAsia="Calibri" w:cs="Calibri"/>
          <w:sz w:val="20"/>
          <w:szCs w:val="20"/>
        </w:rPr>
        <w:t>Design template grammar extensions and new language elements.</w:t>
      </w:r>
    </w:p>
    <w:p w14:paraId="0F15B000" w14:textId="77777777" w:rsidR="00000000" w:rsidRDefault="00000000">
      <w:pPr>
        <w:pStyle w:val="ListParagraph"/>
        <w:numPr>
          <w:ilvl w:val="2"/>
          <w:numId w:val="8"/>
        </w:numPr>
        <w:rPr>
          <w:rFonts w:eastAsia="Calibri" w:cs="Calibri"/>
          <w:sz w:val="20"/>
          <w:szCs w:val="20"/>
        </w:rPr>
      </w:pPr>
      <w:r>
        <w:rPr>
          <w:rFonts w:eastAsia="Calibri" w:cs="Calibri"/>
          <w:sz w:val="20"/>
          <w:szCs w:val="20"/>
        </w:rPr>
        <w:t>Update IDG system design as needed.</w:t>
      </w:r>
    </w:p>
    <w:p w14:paraId="4E0DA01A" w14:textId="77777777" w:rsidR="00000000" w:rsidRDefault="00000000">
      <w:pPr>
        <w:pStyle w:val="ListParagraph"/>
        <w:numPr>
          <w:ilvl w:val="2"/>
          <w:numId w:val="8"/>
        </w:numPr>
        <w:rPr>
          <w:rFonts w:eastAsia="Calibri" w:cs="Calibri"/>
          <w:sz w:val="20"/>
          <w:szCs w:val="20"/>
        </w:rPr>
      </w:pPr>
      <w:r>
        <w:rPr>
          <w:rFonts w:eastAsia="Calibri" w:cs="Calibri"/>
          <w:sz w:val="20"/>
          <w:szCs w:val="20"/>
        </w:rPr>
        <w:t>Develop algorithms and methods for proprietary datasets, as per revised design.</w:t>
      </w:r>
    </w:p>
    <w:p w14:paraId="7BC3F6CF" w14:textId="77777777" w:rsidR="00000000" w:rsidRDefault="00000000">
      <w:pPr>
        <w:pStyle w:val="ListParagraph"/>
        <w:numPr>
          <w:ilvl w:val="2"/>
          <w:numId w:val="8"/>
        </w:numPr>
        <w:rPr>
          <w:rFonts w:eastAsia="Calibri" w:cs="Calibri"/>
          <w:sz w:val="20"/>
          <w:szCs w:val="20"/>
        </w:rPr>
      </w:pPr>
      <w:r>
        <w:rPr>
          <w:rFonts w:eastAsia="Calibri" w:cs="Calibri"/>
          <w:sz w:val="20"/>
          <w:szCs w:val="20"/>
        </w:rPr>
        <w:t>Write Python code for system and tests.</w:t>
      </w:r>
    </w:p>
    <w:p w14:paraId="27E05C96" w14:textId="77777777" w:rsidR="00000000" w:rsidRDefault="00000000">
      <w:pPr>
        <w:pStyle w:val="ListParagraph"/>
        <w:numPr>
          <w:ilvl w:val="2"/>
          <w:numId w:val="8"/>
        </w:numPr>
        <w:rPr>
          <w:rFonts w:eastAsia="Calibri" w:cs="Calibri"/>
          <w:sz w:val="20"/>
          <w:szCs w:val="20"/>
        </w:rPr>
      </w:pPr>
      <w:r>
        <w:rPr>
          <w:rFonts w:eastAsia="Calibri" w:cs="Calibri"/>
          <w:sz w:val="20"/>
          <w:szCs w:val="20"/>
        </w:rPr>
        <w:t xml:space="preserve">Test code and validate output. </w:t>
      </w:r>
    </w:p>
    <w:p w14:paraId="654CA3DB" w14:textId="77777777" w:rsidR="00000000" w:rsidRDefault="00000000">
      <w:pPr>
        <w:pStyle w:val="ListParagraph"/>
        <w:numPr>
          <w:ilvl w:val="2"/>
          <w:numId w:val="8"/>
        </w:numPr>
        <w:rPr>
          <w:rFonts w:eastAsia="Calibri" w:cs="Calibri"/>
          <w:sz w:val="20"/>
          <w:szCs w:val="20"/>
        </w:rPr>
      </w:pPr>
      <w:r>
        <w:rPr>
          <w:rFonts w:eastAsia="Calibri" w:cs="Calibri"/>
          <w:sz w:val="20"/>
          <w:szCs w:val="20"/>
        </w:rPr>
        <w:t>Execute LLM-assisted IDG and generate Cat. 3 IFT dataset.</w:t>
      </w:r>
    </w:p>
    <w:p w14:paraId="4836FFB2" w14:textId="77777777" w:rsidR="00000000" w:rsidRDefault="00000000">
      <w:pPr>
        <w:pStyle w:val="ListParagraph"/>
        <w:numPr>
          <w:ilvl w:val="2"/>
          <w:numId w:val="8"/>
        </w:numPr>
        <w:rPr>
          <w:rFonts w:eastAsia="Calibri" w:cs="Calibri"/>
          <w:sz w:val="20"/>
          <w:szCs w:val="20"/>
        </w:rPr>
      </w:pPr>
      <w:r>
        <w:rPr>
          <w:rFonts w:eastAsia="Calibri" w:cs="Calibri"/>
          <w:sz w:val="20"/>
          <w:szCs w:val="20"/>
        </w:rPr>
        <w:t>Deliverables (specific to Category 3 CTI docs):</w:t>
      </w:r>
    </w:p>
    <w:p w14:paraId="00FC222A" w14:textId="77777777" w:rsidR="00000000" w:rsidRDefault="00000000">
      <w:pPr>
        <w:pStyle w:val="ListParagraph"/>
        <w:numPr>
          <w:ilvl w:val="3"/>
          <w:numId w:val="8"/>
        </w:numPr>
        <w:rPr>
          <w:rFonts w:eastAsia="Calibri" w:cs="Calibri"/>
          <w:sz w:val="20"/>
          <w:szCs w:val="20"/>
        </w:rPr>
      </w:pPr>
      <w:r>
        <w:rPr>
          <w:rFonts w:eastAsia="Calibri" w:cs="Calibri"/>
          <w:sz w:val="20"/>
          <w:szCs w:val="20"/>
        </w:rPr>
        <w:t xml:space="preserve">Category 3 CTI document schema. </w:t>
      </w:r>
    </w:p>
    <w:p w14:paraId="63B75835" w14:textId="77777777" w:rsidR="00000000" w:rsidRDefault="00000000">
      <w:pPr>
        <w:pStyle w:val="ListParagraph"/>
        <w:numPr>
          <w:ilvl w:val="3"/>
          <w:numId w:val="8"/>
        </w:numPr>
        <w:rPr>
          <w:rFonts w:eastAsia="Calibri" w:cs="Calibri"/>
          <w:sz w:val="20"/>
          <w:szCs w:val="20"/>
        </w:rPr>
      </w:pPr>
      <w:r>
        <w:rPr>
          <w:rFonts w:eastAsia="Calibri" w:cs="Calibri"/>
          <w:sz w:val="20"/>
          <w:szCs w:val="20"/>
        </w:rPr>
        <w:t xml:space="preserve">Updated template grammar. </w:t>
      </w:r>
    </w:p>
    <w:p w14:paraId="0BBFD6E1" w14:textId="77777777" w:rsidR="00000000" w:rsidRDefault="00000000">
      <w:pPr>
        <w:pStyle w:val="ListParagraph"/>
        <w:numPr>
          <w:ilvl w:val="3"/>
          <w:numId w:val="8"/>
        </w:numPr>
        <w:rPr>
          <w:rFonts w:eastAsia="Calibri" w:cs="Calibri"/>
          <w:sz w:val="20"/>
          <w:szCs w:val="20"/>
        </w:rPr>
      </w:pPr>
      <w:r>
        <w:rPr>
          <w:rFonts w:eastAsia="Calibri" w:cs="Calibri"/>
          <w:sz w:val="20"/>
          <w:szCs w:val="20"/>
        </w:rPr>
        <w:t>Updated user interface: tools and API specs.</w:t>
      </w:r>
    </w:p>
    <w:p w14:paraId="59A32AB6" w14:textId="77777777" w:rsidR="00000000" w:rsidRDefault="00000000">
      <w:pPr>
        <w:pStyle w:val="ListParagraph"/>
        <w:numPr>
          <w:ilvl w:val="3"/>
          <w:numId w:val="8"/>
        </w:numPr>
        <w:rPr>
          <w:rFonts w:eastAsia="Calibri" w:cs="Calibri"/>
          <w:sz w:val="20"/>
          <w:szCs w:val="20"/>
        </w:rPr>
      </w:pPr>
      <w:r>
        <w:rPr>
          <w:rFonts w:eastAsia="Calibri" w:cs="Calibri"/>
          <w:sz w:val="20"/>
          <w:szCs w:val="20"/>
        </w:rPr>
        <w:t>Revised design artifacts.</w:t>
      </w:r>
    </w:p>
    <w:p w14:paraId="63AA7210" w14:textId="77777777" w:rsidR="00000000" w:rsidRDefault="00000000">
      <w:pPr>
        <w:pStyle w:val="ListParagraph"/>
        <w:numPr>
          <w:ilvl w:val="3"/>
          <w:numId w:val="8"/>
        </w:numPr>
        <w:rPr>
          <w:rFonts w:eastAsia="Calibri" w:cs="Calibri"/>
          <w:sz w:val="20"/>
          <w:szCs w:val="20"/>
        </w:rPr>
      </w:pPr>
      <w:r>
        <w:rPr>
          <w:rFonts w:eastAsia="Calibri" w:cs="Calibri"/>
          <w:sz w:val="20"/>
          <w:szCs w:val="20"/>
        </w:rPr>
        <w:t>Source code on ASG repository.</w:t>
      </w:r>
    </w:p>
    <w:p w14:paraId="1CE6C9E0" w14:textId="77777777" w:rsidR="00000000" w:rsidRDefault="00000000">
      <w:pPr>
        <w:pStyle w:val="ListParagraph"/>
        <w:numPr>
          <w:ilvl w:val="3"/>
          <w:numId w:val="8"/>
        </w:numPr>
        <w:rPr>
          <w:rFonts w:eastAsia="Calibri" w:cs="Calibri"/>
          <w:b/>
          <w:bCs/>
          <w:sz w:val="20"/>
          <w:szCs w:val="20"/>
        </w:rPr>
      </w:pPr>
      <w:r>
        <w:rPr>
          <w:rFonts w:eastAsia="Calibri" w:cs="Calibri"/>
          <w:sz w:val="20"/>
          <w:szCs w:val="20"/>
        </w:rPr>
        <w:t xml:space="preserve">Cat. 3 IFT dataset. </w:t>
      </w:r>
    </w:p>
    <w:p w14:paraId="5CDB45BA" w14:textId="77777777" w:rsidR="00000000" w:rsidRDefault="00000000">
      <w:pPr>
        <w:pStyle w:val="ListParagraph"/>
        <w:numPr>
          <w:ilvl w:val="1"/>
          <w:numId w:val="8"/>
        </w:numPr>
        <w:rPr>
          <w:rFonts w:eastAsia="Calibri" w:cs="Calibri"/>
          <w:sz w:val="20"/>
          <w:szCs w:val="20"/>
        </w:rPr>
      </w:pPr>
      <w:r>
        <w:rPr>
          <w:rFonts w:eastAsia="Calibri" w:cs="Calibri"/>
          <w:b/>
          <w:bCs/>
          <w:sz w:val="20"/>
          <w:szCs w:val="20"/>
        </w:rPr>
        <w:t xml:space="preserve">Task 10 – Finetuning </w:t>
      </w:r>
      <w:proofErr w:type="spellStart"/>
      <w:r>
        <w:rPr>
          <w:rFonts w:eastAsia="Calibri" w:cs="Calibri"/>
          <w:b/>
          <w:bCs/>
          <w:sz w:val="20"/>
          <w:szCs w:val="20"/>
        </w:rPr>
        <w:t>Huggingface</w:t>
      </w:r>
      <w:proofErr w:type="spellEnd"/>
      <w:r>
        <w:rPr>
          <w:rFonts w:eastAsia="Calibri" w:cs="Calibri"/>
          <w:b/>
          <w:bCs/>
          <w:sz w:val="20"/>
          <w:szCs w:val="20"/>
        </w:rPr>
        <w:t xml:space="preserve"> models on LLM-assisted IFT datasets (Categories 1+2+3)</w:t>
      </w:r>
    </w:p>
    <w:p w14:paraId="630EE8FA" w14:textId="77777777" w:rsidR="00000000" w:rsidRDefault="00000000">
      <w:pPr>
        <w:pStyle w:val="ListParagraph"/>
        <w:numPr>
          <w:ilvl w:val="2"/>
          <w:numId w:val="8"/>
        </w:numPr>
        <w:rPr>
          <w:rFonts w:eastAsia="Calibri" w:cs="Calibri"/>
          <w:sz w:val="20"/>
          <w:szCs w:val="20"/>
        </w:rPr>
      </w:pPr>
      <w:r>
        <w:rPr>
          <w:rFonts w:eastAsia="Calibri" w:cs="Calibri"/>
          <w:sz w:val="20"/>
          <w:szCs w:val="20"/>
        </w:rPr>
        <w:t>Develop fine tuning code for HF models, as needed by Category 3 IFT dataset.</w:t>
      </w:r>
    </w:p>
    <w:p w14:paraId="4E0CBB0D" w14:textId="77777777" w:rsidR="00000000" w:rsidRDefault="00000000">
      <w:pPr>
        <w:pStyle w:val="ListParagraph"/>
        <w:numPr>
          <w:ilvl w:val="2"/>
          <w:numId w:val="8"/>
        </w:numPr>
        <w:rPr>
          <w:rFonts w:eastAsia="Calibri" w:cs="Calibri"/>
          <w:sz w:val="20"/>
          <w:szCs w:val="20"/>
        </w:rPr>
      </w:pPr>
      <w:r>
        <w:rPr>
          <w:rFonts w:eastAsia="Calibri" w:cs="Calibri"/>
          <w:sz w:val="20"/>
          <w:szCs w:val="20"/>
        </w:rPr>
        <w:t>Select hyperparameters.</w:t>
      </w:r>
    </w:p>
    <w:p w14:paraId="5970C1B4" w14:textId="77777777" w:rsidR="00000000" w:rsidRDefault="00000000">
      <w:pPr>
        <w:pStyle w:val="ListParagraph"/>
        <w:numPr>
          <w:ilvl w:val="2"/>
          <w:numId w:val="8"/>
        </w:numPr>
        <w:rPr>
          <w:rFonts w:eastAsia="Calibri" w:cs="Calibri"/>
          <w:sz w:val="20"/>
          <w:szCs w:val="20"/>
        </w:rPr>
      </w:pPr>
      <w:r>
        <w:rPr>
          <w:rFonts w:eastAsia="Calibri" w:cs="Calibri"/>
          <w:sz w:val="20"/>
          <w:szCs w:val="20"/>
        </w:rPr>
        <w:t>Execute fine tuning programs.</w:t>
      </w:r>
    </w:p>
    <w:p w14:paraId="55C40A61" w14:textId="77777777" w:rsidR="00000000" w:rsidRDefault="00000000">
      <w:pPr>
        <w:pStyle w:val="ListParagraph"/>
        <w:numPr>
          <w:ilvl w:val="2"/>
          <w:numId w:val="8"/>
        </w:numPr>
        <w:rPr>
          <w:rFonts w:eastAsia="Calibri" w:cs="Calibri"/>
          <w:sz w:val="20"/>
          <w:szCs w:val="20"/>
        </w:rPr>
      </w:pPr>
      <w:r>
        <w:rPr>
          <w:rFonts w:eastAsia="Calibri" w:cs="Calibri"/>
          <w:sz w:val="20"/>
          <w:szCs w:val="20"/>
        </w:rPr>
        <w:t>Deliver HF model files to be evaluated on ASG CTI Bench by the team.</w:t>
      </w:r>
    </w:p>
    <w:p w14:paraId="5CCF0BF8" w14:textId="77777777" w:rsidR="00000000" w:rsidRDefault="00000000">
      <w:pPr>
        <w:pStyle w:val="ListParagraph"/>
        <w:numPr>
          <w:ilvl w:val="2"/>
          <w:numId w:val="8"/>
        </w:numPr>
        <w:rPr>
          <w:rFonts w:eastAsia="Calibri" w:cs="Calibri"/>
          <w:sz w:val="20"/>
          <w:szCs w:val="20"/>
        </w:rPr>
      </w:pPr>
      <w:r>
        <w:rPr>
          <w:rFonts w:eastAsia="Calibri" w:cs="Calibri"/>
          <w:sz w:val="20"/>
          <w:szCs w:val="20"/>
        </w:rPr>
        <w:t>Iterate 1-4 as necessary.</w:t>
      </w:r>
    </w:p>
    <w:p w14:paraId="0E0B160B" w14:textId="77777777" w:rsidR="00000000" w:rsidRDefault="00000000">
      <w:pPr>
        <w:pStyle w:val="ListParagraph"/>
        <w:numPr>
          <w:ilvl w:val="2"/>
          <w:numId w:val="8"/>
        </w:numPr>
        <w:rPr>
          <w:rFonts w:eastAsia="Calibri" w:cs="Calibri"/>
          <w:sz w:val="20"/>
          <w:szCs w:val="20"/>
        </w:rPr>
      </w:pPr>
      <w:r>
        <w:rPr>
          <w:rFonts w:eastAsia="Calibri" w:cs="Calibri"/>
          <w:sz w:val="20"/>
          <w:szCs w:val="20"/>
        </w:rPr>
        <w:t>Deliverables:</w:t>
      </w:r>
    </w:p>
    <w:p w14:paraId="5A595B84" w14:textId="77777777" w:rsidR="00000000" w:rsidRDefault="00000000">
      <w:pPr>
        <w:pStyle w:val="ListParagraph"/>
        <w:numPr>
          <w:ilvl w:val="3"/>
          <w:numId w:val="8"/>
        </w:numPr>
        <w:rPr>
          <w:rFonts w:eastAsia="Calibri" w:cs="Calibri"/>
          <w:sz w:val="20"/>
          <w:szCs w:val="20"/>
        </w:rPr>
      </w:pPr>
      <w:r>
        <w:rPr>
          <w:rFonts w:eastAsia="Calibri" w:cs="Calibri"/>
          <w:sz w:val="20"/>
          <w:szCs w:val="20"/>
        </w:rPr>
        <w:t xml:space="preserve">fine-tuned HF model files on ASG </w:t>
      </w:r>
      <w:proofErr w:type="spellStart"/>
      <w:r>
        <w:rPr>
          <w:rFonts w:eastAsia="Calibri" w:cs="Calibri"/>
          <w:sz w:val="20"/>
          <w:szCs w:val="20"/>
        </w:rPr>
        <w:t>Github</w:t>
      </w:r>
      <w:proofErr w:type="spellEnd"/>
      <w:r>
        <w:rPr>
          <w:rFonts w:eastAsia="Calibri" w:cs="Calibri"/>
          <w:sz w:val="20"/>
          <w:szCs w:val="20"/>
        </w:rPr>
        <w:t xml:space="preserve"> repository or some other method.</w:t>
      </w:r>
    </w:p>
    <w:p w14:paraId="3118C7A6" w14:textId="77777777" w:rsidR="00000000" w:rsidRDefault="00000000">
      <w:pPr>
        <w:pStyle w:val="ListParagraph"/>
        <w:numPr>
          <w:ilvl w:val="3"/>
          <w:numId w:val="8"/>
        </w:numPr>
        <w:rPr>
          <w:rFonts w:eastAsia="Calibri" w:cs="Calibri"/>
          <w:sz w:val="20"/>
          <w:szCs w:val="20"/>
        </w:rPr>
      </w:pPr>
      <w:r>
        <w:rPr>
          <w:rFonts w:eastAsia="Calibri" w:cs="Calibri"/>
          <w:sz w:val="20"/>
          <w:szCs w:val="20"/>
        </w:rPr>
        <w:t>fine-tuning parameters</w:t>
      </w:r>
    </w:p>
    <w:p w14:paraId="1EAFE5FA" w14:textId="77777777" w:rsidR="00000000" w:rsidRDefault="00000000">
      <w:pPr>
        <w:pStyle w:val="ListParagraph"/>
        <w:numPr>
          <w:ilvl w:val="3"/>
          <w:numId w:val="8"/>
        </w:numPr>
        <w:rPr>
          <w:rFonts w:eastAsia="Calibri" w:cs="Calibri"/>
          <w:b/>
          <w:bCs/>
          <w:sz w:val="20"/>
          <w:szCs w:val="20"/>
        </w:rPr>
      </w:pPr>
      <w:r>
        <w:rPr>
          <w:rFonts w:eastAsia="Calibri" w:cs="Calibri"/>
          <w:sz w:val="20"/>
          <w:szCs w:val="20"/>
        </w:rPr>
        <w:t>benchmark scores</w:t>
      </w:r>
    </w:p>
    <w:p w14:paraId="5D1663E9" w14:textId="77777777" w:rsidR="00000000" w:rsidRDefault="00000000">
      <w:pPr>
        <w:pStyle w:val="ListParagraph"/>
        <w:ind w:left="1440"/>
        <w:rPr>
          <w:rFonts w:eastAsia="Calibri" w:cs="Calibri"/>
          <w:b/>
          <w:bCs/>
          <w:sz w:val="20"/>
          <w:szCs w:val="20"/>
        </w:rPr>
      </w:pPr>
    </w:p>
    <w:p w14:paraId="3F03D569" w14:textId="77777777" w:rsidR="00000000" w:rsidRDefault="00000000">
      <w:pPr>
        <w:pStyle w:val="ListParagraph"/>
        <w:numPr>
          <w:ilvl w:val="0"/>
          <w:numId w:val="4"/>
        </w:numPr>
        <w:ind w:left="360" w:hanging="450"/>
        <w:rPr>
          <w:rFonts w:eastAsia="Calibri" w:cs="Calibri"/>
          <w:b/>
          <w:bCs/>
          <w:sz w:val="20"/>
          <w:szCs w:val="20"/>
        </w:rPr>
      </w:pPr>
      <w:r>
        <w:rPr>
          <w:rFonts w:eastAsia="Calibri" w:cs="Calibri"/>
          <w:b/>
          <w:bCs/>
          <w:sz w:val="20"/>
          <w:szCs w:val="20"/>
        </w:rPr>
        <w:t>Resources and Responsibilities:</w:t>
      </w:r>
    </w:p>
    <w:p w14:paraId="111EE8FA" w14:textId="77777777" w:rsidR="00000000" w:rsidRDefault="00000000">
      <w:pPr>
        <w:pStyle w:val="ListParagraph"/>
        <w:numPr>
          <w:ilvl w:val="0"/>
          <w:numId w:val="5"/>
        </w:numPr>
        <w:rPr>
          <w:rFonts w:eastAsia="Calibri" w:cs="Calibri"/>
          <w:sz w:val="20"/>
          <w:szCs w:val="20"/>
        </w:rPr>
      </w:pPr>
      <w:r>
        <w:rPr>
          <w:rFonts w:eastAsia="Calibri" w:cs="Calibri"/>
          <w:b/>
          <w:bCs/>
          <w:sz w:val="20"/>
          <w:szCs w:val="20"/>
        </w:rPr>
        <w:t xml:space="preserve">University Professor (Dr. Cardei): </w:t>
      </w:r>
    </w:p>
    <w:p w14:paraId="69DC6B67" w14:textId="77777777" w:rsidR="00000000" w:rsidRDefault="00000000">
      <w:pPr>
        <w:pStyle w:val="ListParagraph"/>
        <w:numPr>
          <w:ilvl w:val="2"/>
          <w:numId w:val="6"/>
        </w:numPr>
        <w:ind w:left="1440"/>
        <w:rPr>
          <w:rFonts w:eastAsia="Calibri" w:cs="Calibri"/>
          <w:sz w:val="20"/>
          <w:szCs w:val="20"/>
        </w:rPr>
      </w:pPr>
      <w:r>
        <w:rPr>
          <w:rFonts w:eastAsia="Calibri" w:cs="Calibri"/>
          <w:sz w:val="20"/>
          <w:szCs w:val="20"/>
        </w:rPr>
        <w:t>Project oversight and guidance.</w:t>
      </w:r>
    </w:p>
    <w:p w14:paraId="48112B2E" w14:textId="77777777" w:rsidR="00000000" w:rsidRDefault="00000000">
      <w:pPr>
        <w:pStyle w:val="ListParagraph"/>
        <w:numPr>
          <w:ilvl w:val="2"/>
          <w:numId w:val="6"/>
        </w:numPr>
        <w:ind w:left="1440"/>
        <w:rPr>
          <w:rFonts w:eastAsia="Calibri" w:cs="Calibri"/>
          <w:sz w:val="20"/>
          <w:szCs w:val="20"/>
        </w:rPr>
      </w:pPr>
      <w:r>
        <w:rPr>
          <w:rFonts w:eastAsia="Calibri" w:cs="Calibri"/>
          <w:sz w:val="20"/>
          <w:szCs w:val="20"/>
        </w:rPr>
        <w:t>Design and development.</w:t>
      </w:r>
    </w:p>
    <w:p w14:paraId="55B2589B" w14:textId="77777777" w:rsidR="00000000" w:rsidRDefault="00000000">
      <w:pPr>
        <w:pStyle w:val="ListParagraph"/>
        <w:numPr>
          <w:ilvl w:val="2"/>
          <w:numId w:val="6"/>
        </w:numPr>
        <w:ind w:left="1440"/>
        <w:rPr>
          <w:rFonts w:eastAsia="Calibri" w:cs="Calibri"/>
          <w:sz w:val="20"/>
          <w:szCs w:val="20"/>
        </w:rPr>
      </w:pPr>
      <w:r>
        <w:rPr>
          <w:rFonts w:eastAsia="Calibri" w:cs="Calibri"/>
          <w:sz w:val="20"/>
          <w:szCs w:val="20"/>
        </w:rPr>
        <w:t>Testing code.</w:t>
      </w:r>
    </w:p>
    <w:p w14:paraId="35FE046E" w14:textId="77777777" w:rsidR="00000000" w:rsidRDefault="00000000">
      <w:pPr>
        <w:pStyle w:val="ListParagraph"/>
        <w:numPr>
          <w:ilvl w:val="2"/>
          <w:numId w:val="6"/>
        </w:numPr>
        <w:ind w:left="1440"/>
        <w:rPr>
          <w:rFonts w:eastAsia="Calibri" w:cs="Calibri"/>
          <w:sz w:val="20"/>
          <w:szCs w:val="20"/>
        </w:rPr>
      </w:pPr>
      <w:r>
        <w:rPr>
          <w:rFonts w:eastAsia="Calibri" w:cs="Calibri"/>
          <w:sz w:val="20"/>
          <w:szCs w:val="20"/>
        </w:rPr>
        <w:t>IFT HF models.</w:t>
      </w:r>
    </w:p>
    <w:p w14:paraId="6CFCCCCB" w14:textId="77777777" w:rsidR="00000000" w:rsidRDefault="00000000">
      <w:pPr>
        <w:pStyle w:val="ListParagraph"/>
        <w:numPr>
          <w:ilvl w:val="2"/>
          <w:numId w:val="6"/>
        </w:numPr>
        <w:ind w:left="1440"/>
        <w:rPr>
          <w:rFonts w:eastAsia="Calibri" w:cs="Calibri"/>
          <w:b/>
          <w:bCs/>
          <w:sz w:val="20"/>
          <w:szCs w:val="20"/>
        </w:rPr>
      </w:pPr>
      <w:r>
        <w:rPr>
          <w:rFonts w:eastAsia="Calibri" w:cs="Calibri"/>
          <w:sz w:val="20"/>
          <w:szCs w:val="20"/>
        </w:rPr>
        <w:t xml:space="preserve">Communication with the Sponsor. </w:t>
      </w:r>
    </w:p>
    <w:p w14:paraId="394989F9" w14:textId="77777777" w:rsidR="00000000" w:rsidRDefault="00000000">
      <w:pPr>
        <w:pStyle w:val="ListParagraph"/>
        <w:numPr>
          <w:ilvl w:val="0"/>
          <w:numId w:val="5"/>
        </w:numPr>
        <w:rPr>
          <w:rFonts w:eastAsia="Calibri" w:cs="Calibri"/>
          <w:sz w:val="20"/>
          <w:szCs w:val="20"/>
        </w:rPr>
      </w:pPr>
      <w:r>
        <w:rPr>
          <w:rFonts w:eastAsia="Calibri" w:cs="Calibri"/>
          <w:b/>
          <w:bCs/>
          <w:sz w:val="20"/>
          <w:szCs w:val="20"/>
        </w:rPr>
        <w:t xml:space="preserve">The Sponsor: </w:t>
      </w:r>
    </w:p>
    <w:p w14:paraId="553EE375" w14:textId="77777777" w:rsidR="00000000" w:rsidRDefault="00000000">
      <w:pPr>
        <w:pStyle w:val="ListParagraph"/>
        <w:numPr>
          <w:ilvl w:val="0"/>
          <w:numId w:val="7"/>
        </w:numPr>
        <w:rPr>
          <w:rFonts w:eastAsia="Calibri" w:cs="Calibri"/>
          <w:sz w:val="20"/>
          <w:szCs w:val="20"/>
        </w:rPr>
      </w:pPr>
      <w:r>
        <w:rPr>
          <w:rFonts w:eastAsia="Calibri" w:cs="Calibri"/>
          <w:sz w:val="20"/>
          <w:szCs w:val="20"/>
        </w:rPr>
        <w:t>Refines project objectives as needed.</w:t>
      </w:r>
    </w:p>
    <w:p w14:paraId="68A8DCB6" w14:textId="77777777" w:rsidR="00000000" w:rsidRDefault="00000000">
      <w:pPr>
        <w:pStyle w:val="ListParagraph"/>
        <w:numPr>
          <w:ilvl w:val="0"/>
          <w:numId w:val="7"/>
        </w:numPr>
        <w:rPr>
          <w:rFonts w:eastAsia="Calibri" w:cs="Calibri"/>
          <w:sz w:val="20"/>
          <w:szCs w:val="20"/>
        </w:rPr>
      </w:pPr>
      <w:r>
        <w:rPr>
          <w:rFonts w:eastAsia="Calibri" w:cs="Calibri"/>
          <w:sz w:val="20"/>
          <w:szCs w:val="20"/>
        </w:rPr>
        <w:t>Provides access to relevant software and model repositories.</w:t>
      </w:r>
    </w:p>
    <w:p w14:paraId="312830D2" w14:textId="77777777" w:rsidR="00000000" w:rsidRDefault="00000000">
      <w:pPr>
        <w:pStyle w:val="ListParagraph"/>
        <w:numPr>
          <w:ilvl w:val="0"/>
          <w:numId w:val="7"/>
        </w:numPr>
        <w:rPr>
          <w:rFonts w:eastAsia="Calibri" w:cs="Calibri"/>
          <w:sz w:val="20"/>
          <w:szCs w:val="20"/>
        </w:rPr>
      </w:pPr>
      <w:r>
        <w:rPr>
          <w:rFonts w:eastAsia="Calibri" w:cs="Calibri"/>
          <w:sz w:val="20"/>
          <w:szCs w:val="20"/>
        </w:rPr>
        <w:t>Provides access to relevant datasets and APIs.</w:t>
      </w:r>
    </w:p>
    <w:p w14:paraId="6DE5C80C" w14:textId="77777777" w:rsidR="00000000" w:rsidRDefault="00000000">
      <w:pPr>
        <w:pStyle w:val="ListParagraph"/>
        <w:numPr>
          <w:ilvl w:val="0"/>
          <w:numId w:val="7"/>
        </w:numPr>
        <w:rPr>
          <w:rFonts w:eastAsia="Calibri" w:cs="Calibri"/>
          <w:sz w:val="20"/>
          <w:szCs w:val="20"/>
        </w:rPr>
      </w:pPr>
      <w:r>
        <w:rPr>
          <w:rFonts w:eastAsia="Calibri" w:cs="Calibri"/>
          <w:sz w:val="20"/>
          <w:szCs w:val="20"/>
        </w:rPr>
        <w:t>Provides Linux computing platform with enough storage and GPU resources.</w:t>
      </w:r>
    </w:p>
    <w:p w14:paraId="23385372" w14:textId="77777777" w:rsidR="00000000" w:rsidRDefault="00000000">
      <w:pPr>
        <w:pStyle w:val="ListParagraph"/>
        <w:numPr>
          <w:ilvl w:val="0"/>
          <w:numId w:val="7"/>
        </w:numPr>
        <w:rPr>
          <w:rFonts w:eastAsia="Calibri" w:cs="Calibri"/>
          <w:sz w:val="20"/>
          <w:szCs w:val="20"/>
        </w:rPr>
      </w:pPr>
      <w:r>
        <w:rPr>
          <w:rFonts w:eastAsia="Calibri" w:cs="Calibri"/>
          <w:sz w:val="20"/>
          <w:szCs w:val="20"/>
        </w:rPr>
        <w:t>Provides feedback on prototype design and development.</w:t>
      </w:r>
    </w:p>
    <w:p w14:paraId="42E60339" w14:textId="77777777" w:rsidR="00000000" w:rsidRDefault="00000000">
      <w:pPr>
        <w:pStyle w:val="ListParagraph"/>
        <w:numPr>
          <w:ilvl w:val="0"/>
          <w:numId w:val="7"/>
        </w:numPr>
        <w:rPr>
          <w:rFonts w:eastAsia="Calibri" w:cs="Calibri"/>
          <w:sz w:val="20"/>
          <w:szCs w:val="20"/>
        </w:rPr>
      </w:pPr>
      <w:r>
        <w:rPr>
          <w:rFonts w:eastAsia="Calibri" w:cs="Calibri"/>
          <w:sz w:val="20"/>
          <w:szCs w:val="20"/>
        </w:rPr>
        <w:t>Provides useful templates for IFT.</w:t>
      </w:r>
    </w:p>
    <w:p w14:paraId="0D166E23" w14:textId="77777777" w:rsidR="00000000" w:rsidRDefault="00000000">
      <w:pPr>
        <w:pStyle w:val="ListParagraph"/>
        <w:numPr>
          <w:ilvl w:val="0"/>
          <w:numId w:val="7"/>
        </w:numPr>
        <w:rPr>
          <w:rFonts w:eastAsia="Calibri" w:cs="Calibri"/>
          <w:b/>
          <w:bCs/>
          <w:sz w:val="20"/>
          <w:szCs w:val="20"/>
        </w:rPr>
      </w:pPr>
      <w:r>
        <w:rPr>
          <w:rFonts w:eastAsia="Calibri" w:cs="Calibri"/>
          <w:sz w:val="20"/>
          <w:szCs w:val="20"/>
        </w:rPr>
        <w:t>Evaluates HF models using benchmarks.</w:t>
      </w:r>
    </w:p>
    <w:p w14:paraId="308BF2AF" w14:textId="77777777" w:rsidR="00000000" w:rsidRDefault="00000000">
      <w:pPr>
        <w:pStyle w:val="ListParagraph"/>
        <w:numPr>
          <w:ilvl w:val="0"/>
          <w:numId w:val="4"/>
        </w:numPr>
        <w:ind w:left="360" w:hanging="450"/>
        <w:rPr>
          <w:rFonts w:eastAsia="Calibri" w:cs="Calibri"/>
          <w:sz w:val="20"/>
          <w:szCs w:val="20"/>
        </w:rPr>
      </w:pPr>
      <w:r>
        <w:rPr>
          <w:rFonts w:eastAsia="Calibri" w:cs="Calibri"/>
          <w:b/>
          <w:bCs/>
          <w:sz w:val="20"/>
          <w:szCs w:val="20"/>
        </w:rPr>
        <w:t>Project Schedule:</w:t>
      </w:r>
    </w:p>
    <w:p w14:paraId="03E9DF5F" w14:textId="77777777" w:rsidR="00000000" w:rsidRDefault="00000000">
      <w:pPr>
        <w:pStyle w:val="ListParagraph"/>
        <w:numPr>
          <w:ilvl w:val="2"/>
          <w:numId w:val="6"/>
        </w:numPr>
        <w:ind w:left="1440"/>
        <w:rPr>
          <w:rFonts w:eastAsia="Calibri" w:cs="Calibri"/>
          <w:sz w:val="20"/>
          <w:szCs w:val="20"/>
        </w:rPr>
      </w:pPr>
      <w:r>
        <w:rPr>
          <w:rFonts w:eastAsia="Calibri" w:cs="Calibri"/>
          <w:sz w:val="20"/>
          <w:szCs w:val="20"/>
        </w:rPr>
        <w:t>Each task constitutes a milestone.</w:t>
      </w:r>
    </w:p>
    <w:p w14:paraId="3E2AF10A" w14:textId="77777777" w:rsidR="00000000" w:rsidRDefault="00000000">
      <w:pPr>
        <w:pStyle w:val="ListParagraph"/>
        <w:numPr>
          <w:ilvl w:val="2"/>
          <w:numId w:val="6"/>
        </w:numPr>
        <w:ind w:left="1440"/>
        <w:rPr>
          <w:rFonts w:ascii="Calibri" w:eastAsia="Calibri" w:hAnsi="Calibri" w:cs="Calibri"/>
          <w:sz w:val="20"/>
          <w:szCs w:val="20"/>
        </w:rPr>
      </w:pPr>
      <w:r>
        <w:rPr>
          <w:rFonts w:eastAsia="Calibri" w:cs="Calibri"/>
          <w:sz w:val="20"/>
          <w:szCs w:val="20"/>
        </w:rPr>
        <w:t>Timeline TBD.</w:t>
      </w:r>
    </w:p>
    <w:p w14:paraId="106DE8F3" w14:textId="77777777" w:rsidR="00000000" w:rsidRDefault="00000000">
      <w:pPr>
        <w:pStyle w:val="ListParagraph"/>
        <w:ind w:left="720" w:hanging="270"/>
        <w:rPr>
          <w:rFonts w:ascii="Calibri" w:eastAsia="Calibri" w:hAnsi="Calibri" w:cs="Calibri"/>
          <w:sz w:val="20"/>
          <w:szCs w:val="20"/>
        </w:rPr>
      </w:pPr>
    </w:p>
    <w:p w14:paraId="638E5D5C" w14:textId="77777777" w:rsidR="00000000" w:rsidRDefault="00000000">
      <w:pPr>
        <w:pStyle w:val="ListParagraph"/>
        <w:numPr>
          <w:ilvl w:val="0"/>
          <w:numId w:val="4"/>
        </w:numPr>
        <w:ind w:left="360" w:hanging="450"/>
        <w:rPr>
          <w:rFonts w:eastAsia="Calibri" w:cs="Calibri"/>
          <w:sz w:val="20"/>
          <w:szCs w:val="20"/>
        </w:rPr>
      </w:pPr>
      <w:r>
        <w:rPr>
          <w:rFonts w:eastAsia="Calibri" w:cs="Calibri"/>
          <w:b/>
          <w:bCs/>
          <w:sz w:val="20"/>
          <w:szCs w:val="20"/>
        </w:rPr>
        <w:lastRenderedPageBreak/>
        <w:t>Budget:</w:t>
      </w:r>
    </w:p>
    <w:p w14:paraId="67A07D44" w14:textId="77777777" w:rsidR="00000000" w:rsidRDefault="00000000">
      <w:pPr>
        <w:pStyle w:val="ListParagraph"/>
        <w:numPr>
          <w:ilvl w:val="0"/>
          <w:numId w:val="7"/>
        </w:numPr>
        <w:rPr>
          <w:rFonts w:ascii="Calibri" w:eastAsia="Calibri" w:hAnsi="Calibri" w:cs="Calibri"/>
          <w:sz w:val="20"/>
          <w:szCs w:val="20"/>
        </w:rPr>
      </w:pPr>
      <w:r>
        <w:rPr>
          <w:rFonts w:eastAsia="Calibri" w:cs="Calibri"/>
          <w:sz w:val="20"/>
          <w:szCs w:val="20"/>
        </w:rPr>
        <w:t>TBD.</w:t>
      </w:r>
      <w:r>
        <w:rPr>
          <w:rFonts w:eastAsia="Calibri" w:cs="Calibri"/>
          <w:sz w:val="20"/>
          <w:szCs w:val="20"/>
        </w:rPr>
        <w:tab/>
      </w:r>
    </w:p>
    <w:p w14:paraId="12F29AA8" w14:textId="77777777" w:rsidR="00000000" w:rsidRDefault="00000000">
      <w:pPr>
        <w:pStyle w:val="ListParagraph"/>
        <w:ind w:left="720" w:hanging="270"/>
        <w:rPr>
          <w:rFonts w:ascii="Calibri" w:eastAsia="Calibri" w:hAnsi="Calibri" w:cs="Calibri"/>
          <w:sz w:val="20"/>
          <w:szCs w:val="20"/>
        </w:rPr>
      </w:pPr>
    </w:p>
    <w:p w14:paraId="0023E9AA" w14:textId="77777777" w:rsidR="00000000" w:rsidRDefault="00000000">
      <w:pPr>
        <w:pStyle w:val="ListParagraph"/>
        <w:ind w:left="720" w:hanging="270"/>
        <w:rPr>
          <w:rFonts w:ascii="Calibri" w:eastAsia="Calibri" w:hAnsi="Calibri" w:cs="Calibri"/>
          <w:sz w:val="20"/>
          <w:szCs w:val="20"/>
        </w:rPr>
      </w:pPr>
    </w:p>
    <w:p w14:paraId="7CC7CEEF" w14:textId="77777777" w:rsidR="00573DDC" w:rsidRDefault="00573DDC">
      <w:pPr>
        <w:pStyle w:val="ListParagraph"/>
        <w:ind w:left="2250"/>
      </w:pPr>
    </w:p>
    <w:sectPr w:rsidR="00573DDC">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Peter Worth Jr" w:date="2025-08-19T08:01:00Z" w:initials="PW">
    <w:p w14:paraId="5E8998EC" w14:textId="77777777" w:rsidR="008F0E8E" w:rsidRDefault="008F0E8E" w:rsidP="008F0E8E">
      <w:r>
        <w:rPr>
          <w:rStyle w:val="CommentReference"/>
        </w:rPr>
        <w:annotationRef/>
      </w:r>
      <w:r>
        <w:rPr>
          <w:rFonts w:cs="Mangal"/>
          <w:sz w:val="20"/>
          <w:szCs w:val="18"/>
        </w:rPr>
        <w:t>Task 1 you can offload to Amir, you can assume he is dedicated to assist you in this effort around model design to support IFT generation reqs</w:t>
      </w:r>
    </w:p>
  </w:comment>
  <w:comment w:id="9" w:author="Peter Worth Jr" w:date="2025-08-19T08:02:00Z" w:initials="PW">
    <w:p w14:paraId="1C533A39" w14:textId="77777777" w:rsidR="0071356C" w:rsidRDefault="0071356C" w:rsidP="0071356C">
      <w:r>
        <w:rPr>
          <w:rStyle w:val="CommentReference"/>
        </w:rPr>
        <w:annotationRef/>
      </w:r>
      <w:r>
        <w:rPr>
          <w:rFonts w:cs="Mangal"/>
          <w:sz w:val="20"/>
          <w:szCs w:val="18"/>
        </w:rPr>
        <w:t>All training costs covered by Athena, RunPod is the environment we are using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8998EC" w15:done="0"/>
  <w15:commentEx w15:paraId="1C533A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AD1373" w16cex:dateUtc="2025-08-19T12:01:00Z"/>
  <w16cex:commentExtensible w16cex:durableId="1CA4D82E" w16cex:dateUtc="2025-08-19T12: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8998EC" w16cid:durableId="73AD1373"/>
  <w16cid:commentId w16cid:paraId="1C533A39" w16cid:durableId="1CA4D82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87348" w14:textId="77777777" w:rsidR="00573DDC" w:rsidRDefault="00573DDC">
      <w:r>
        <w:separator/>
      </w:r>
    </w:p>
  </w:endnote>
  <w:endnote w:type="continuationSeparator" w:id="0">
    <w:p w14:paraId="3E478523" w14:textId="77777777" w:rsidR="00573DDC" w:rsidRDefault="00573D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Liberation Serif">
    <w:altName w:val="Times New Roman"/>
    <w:panose1 w:val="020B0604020202020204"/>
    <w:charset w:val="01"/>
    <w:family w:val="roman"/>
    <w:pitch w:val="variable"/>
  </w:font>
  <w:font w:name="Noto Serif CJK SC">
    <w:altName w:val="Calibri"/>
    <w:panose1 w:val="020B0604020202020204"/>
    <w:charset w:val="01"/>
    <w:family w:val="auto"/>
    <w:pitch w:val="variable"/>
  </w:font>
  <w:font w:name="Noto Sans Devanagari">
    <w:panose1 w:val="020B0502040504020204"/>
    <w:charset w:val="00"/>
    <w:family w:val="swiss"/>
    <w:pitch w:val="variable"/>
    <w:sig w:usb0="80008023" w:usb1="00002046"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Symbol">
    <w:altName w:val="Arial Unicode MS"/>
    <w:panose1 w:val="020B0604020202020204"/>
    <w:charset w:val="02"/>
    <w:family w:val="auto"/>
    <w:pitch w:val="default"/>
  </w:font>
  <w:font w:name="Liberation Sans">
    <w:altName w:val="Arial"/>
    <w:panose1 w:val="020B0604020202020204"/>
    <w:charset w:val="01"/>
    <w:family w:val="swiss"/>
    <w:pitch w:val="variable"/>
  </w:font>
  <w:font w:name="Noto Sans CJK SC">
    <w:panose1 w:val="020B0604020202020204"/>
    <w:charset w:val="01"/>
    <w:family w:val="auto"/>
    <w:pitch w:val="variable"/>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76C5E" w14:textId="77777777" w:rsidR="00AF2BAA" w:rsidRDefault="00AF2B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9EBA8" w14:textId="77777777" w:rsidR="00000000" w:rsidRDefault="00AF2BAA">
    <w:pPr>
      <w:spacing w:line="7" w:lineRule="auto"/>
      <w:rPr>
        <w:sz w:val="20"/>
        <w:szCs w:val="20"/>
      </w:rPr>
    </w:pPr>
    <w:r>
      <w:rPr>
        <w:noProof/>
      </w:rPr>
      <mc:AlternateContent>
        <mc:Choice Requires="wps">
          <w:drawing>
            <wp:anchor distT="0" distB="0" distL="114300" distR="114300" simplePos="0" relativeHeight="251657216" behindDoc="1" locked="0" layoutInCell="0" allowOverlap="1" wp14:anchorId="24140328" wp14:editId="2EC9CC4E">
              <wp:simplePos x="0" y="0"/>
              <wp:positionH relativeFrom="page">
                <wp:posOffset>3819525</wp:posOffset>
              </wp:positionH>
              <wp:positionV relativeFrom="page">
                <wp:posOffset>9196705</wp:posOffset>
              </wp:positionV>
              <wp:extent cx="212090" cy="165735"/>
              <wp:effectExtent l="0" t="0" r="0" b="0"/>
              <wp:wrapNone/>
              <wp:docPr id="65041856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2090" cy="16573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3465A4"/>
                            </a:solidFill>
                            <a:round/>
                            <a:headEnd/>
                            <a:tailEnd/>
                          </a14:hiddenLine>
                        </a:ext>
                        <a:ext uri="{AF507438-7753-43E0-B8FC-AC1667EBCBE1}">
                          <a14:hiddenEffects xmlns:a14="http://schemas.microsoft.com/office/drawing/2010/main">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2CF29549" id="_x0000_t202" coordsize="21600,21600" o:spt="202" path="m,l,21600r21600,l21600,xe">
              <v:stroke joinstyle="miter"/>
              <v:path gradientshapeok="t" o:connecttype="rect"/>
            </v:shapetype>
            <v:shape id="Text Box 1" o:spid="_x0000_s1026" type="#_x0000_t202" style="position:absolute;margin-left:300.75pt;margin-top:724.15pt;width:16.7pt;height:13.05pt;z-index:-251659264;visibility:visible;mso-wrap-style:non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" o:allowincell="f" filled="f" stroked="f" strokecolor="#3465a4">
              <v:stroke joinstyle="round"/>
              <v:path arrowok="t"/>
              <w10:wrap anchorx="page" anchory="page"/>
            </v:shape>
          </w:pict>
        </mc:Fallback>
      </mc:AlternateContent>
    </w:r>
    <w:r>
      <w:rPr>
        <w:noProof/>
      </w:rPr>
      <mc:AlternateContent>
        <mc:Choice Requires="wps">
          <w:drawing>
            <wp:anchor distT="72390" distB="72390" distL="0" distR="0" simplePos="0" relativeHeight="251658240" behindDoc="1" locked="0" layoutInCell="0" allowOverlap="1" wp14:anchorId="0EAF9DB6" wp14:editId="02420CA3">
              <wp:simplePos x="0" y="0"/>
              <wp:positionH relativeFrom="page">
                <wp:posOffset>3819525</wp:posOffset>
              </wp:positionH>
              <wp:positionV relativeFrom="page">
                <wp:posOffset>9196705</wp:posOffset>
              </wp:positionV>
              <wp:extent cx="212090" cy="165735"/>
              <wp:effectExtent l="0" t="0" r="0" b="0"/>
              <wp:wrapNone/>
              <wp:docPr id="12636133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2090" cy="16573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B81ABD" w14:textId="77777777" w:rsidR="00000000" w:rsidRDefault="00000000">
                          <w:pPr>
                            <w:pStyle w:val="BodyText"/>
                            <w:spacing w:line="245" w:lineRule="exact"/>
                            <w:ind w:left="59"/>
                          </w:pPr>
                          <w:r>
                            <w:rPr>
                              <w:color w:val="000000"/>
                            </w:rPr>
                            <w:fldChar w:fldCharType="begin"/>
                          </w:r>
                          <w:r>
                            <w:rPr>
                              <w:color w:val="000000"/>
                            </w:rPr>
                            <w:instrText xml:space="preserve"> PAGE </w:instrText>
                          </w:r>
                          <w:r>
                            <w:rPr>
                              <w:color w:val="000000"/>
                            </w:rPr>
                            <w:fldChar w:fldCharType="separate"/>
                          </w:r>
                          <w:r>
                            <w:rPr>
                              <w:color w:val="000000"/>
                            </w:rPr>
                            <w:t>4</w:t>
                          </w:r>
                          <w:r>
                            <w:rPr>
                              <w:color w:val="000000"/>
                            </w:rPr>
                            <w:fldChar w:fldCharType="end"/>
                          </w:r>
                        </w:p>
                      </w:txbxContent>
                    </wps:txbx>
                    <wps:bodyPr rot="0" vert="horz" wrap="square" lIns="635" tIns="635" rIns="635" bIns="635"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AF9DB6" id="Text Box 2" o:spid="_x0000_s1026" type="#_x0000_t202" style="position:absolute;margin-left:300.75pt;margin-top:724.15pt;width:16.7pt;height:13.05pt;z-index:-251658240;visibility:visible;mso-wrap-style:square;mso-width-percent:0;mso-height-percent:0;mso-wrap-distance-left:0;mso-wrap-distance-top:5.7pt;mso-wrap-distance-right:0;mso-wrap-distance-bottom:5.7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" o:allowincell="f" stroked="f">
              <v:fill opacity="0"/>
              <v:path arrowok="t"/>
              <v:textbox inset=".05pt,.05pt,.05pt,.05pt">
                <w:txbxContent>
                  <w:p w14:paraId="70B81ABD" w14:textId="77777777" w:rsidR="00000000" w:rsidRDefault="00000000">
                    <w:pPr>
                      <w:pStyle w:val="BodyText"/>
                      <w:spacing w:line="245" w:lineRule="exact"/>
                      <w:ind w:left="59"/>
                    </w:pPr>
                    <w:r>
                      <w:rPr>
                        <w:color w:val="000000"/>
                      </w:rPr>
                      <w:fldChar w:fldCharType="begin"/>
                    </w:r>
                    <w:r>
                      <w:rPr>
                        <w:color w:val="000000"/>
                      </w:rPr>
                      <w:instrText xml:space="preserve"> PAGE </w:instrText>
                    </w:r>
                    <w:r>
                      <w:rPr>
                        <w:color w:val="000000"/>
                      </w:rPr>
                      <w:fldChar w:fldCharType="separate"/>
                    </w:r>
                    <w:r>
                      <w:rPr>
                        <w:color w:val="000000"/>
                      </w:rPr>
                      <w:t>4</w:t>
                    </w:r>
                    <w:r>
                      <w:rPr>
                        <w:color w:val="00000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F1195" w14:textId="77777777" w:rsidR="00000000"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B8D3C" w14:textId="77777777" w:rsidR="00573DDC" w:rsidRDefault="00573DDC">
      <w:r>
        <w:separator/>
      </w:r>
    </w:p>
  </w:footnote>
  <w:footnote w:type="continuationSeparator" w:id="0">
    <w:p w14:paraId="34A48838" w14:textId="77777777" w:rsidR="00573DDC" w:rsidRDefault="00573D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7A0A2" w14:textId="77777777" w:rsidR="00AF2BAA" w:rsidRDefault="00AF2B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1802E" w14:textId="77777777" w:rsidR="00AF2BAA" w:rsidRDefault="00AF2B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264C7" w14:textId="77777777" w:rsidR="00AF2BAA" w:rsidRDefault="00AF2B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1"/>
    <w:lvl w:ilvl="0">
      <w:start w:val="1"/>
      <w:numFmt w:val="decimal"/>
      <w:lvlText w:val="%1."/>
      <w:lvlJc w:val="left"/>
      <w:pPr>
        <w:tabs>
          <w:tab w:val="num" w:pos="0"/>
        </w:tabs>
        <w:ind w:left="0" w:firstLine="360"/>
      </w:pPr>
      <w:rPr>
        <w:b/>
        <w:bCs/>
      </w:rPr>
    </w:lvl>
    <w:lvl w:ilvl="1">
      <w:start w:val="1"/>
      <w:numFmt w:val="upperLetter"/>
      <w:lvlText w:val="%2."/>
      <w:lvlJc w:val="left"/>
      <w:pPr>
        <w:tabs>
          <w:tab w:val="num" w:pos="0"/>
        </w:tabs>
        <w:ind w:left="720" w:hanging="360"/>
      </w:pPr>
      <w:rPr>
        <w:b w:val="0"/>
        <w:bCs w:val="0"/>
      </w:rPr>
    </w:lvl>
    <w:lvl w:ilvl="2">
      <w:start w:val="1"/>
      <w:numFmt w:val="decimal"/>
      <w:lvlText w:val="%3."/>
      <w:lvlJc w:val="left"/>
      <w:pPr>
        <w:tabs>
          <w:tab w:val="num" w:pos="0"/>
        </w:tabs>
        <w:ind w:left="2340" w:hanging="1505"/>
      </w:pPr>
    </w:lvl>
    <w:lvl w:ilvl="3">
      <w:start w:val="1"/>
      <w:numFmt w:val="lowerLetter"/>
      <w:lvlText w:val="%4."/>
      <w:lvlJc w:val="left"/>
      <w:pPr>
        <w:tabs>
          <w:tab w:val="num" w:pos="274"/>
        </w:tabs>
        <w:ind w:left="3312" w:hanging="504"/>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00000003"/>
    <w:multiLevelType w:val="multilevel"/>
    <w:tmpl w:val="00000003"/>
    <w:name w:val="WW8Num2"/>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00000004"/>
    <w:multiLevelType w:val="multilevel"/>
    <w:tmpl w:val="00000004"/>
    <w:name w:val="WW8Num6"/>
    <w:lvl w:ilvl="0">
      <w:start w:val="4"/>
      <w:numFmt w:val="decimal"/>
      <w:lvlText w:val="%1."/>
      <w:lvlJc w:val="left"/>
      <w:pPr>
        <w:tabs>
          <w:tab w:val="num" w:pos="0"/>
        </w:tabs>
        <w:ind w:left="2340" w:hanging="360"/>
      </w:pPr>
      <w:rPr>
        <w:b/>
        <w:bC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00000005"/>
    <w:multiLevelType w:val="multilevel"/>
    <w:tmpl w:val="00000005"/>
    <w:name w:val="WW8Num7"/>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0000006"/>
    <w:multiLevelType w:val="multilevel"/>
    <w:tmpl w:val="00000006"/>
    <w:name w:val="WW8Num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decimal"/>
      <w:lvlText w:val="%3."/>
      <w:lvlJc w:val="left"/>
      <w:pPr>
        <w:tabs>
          <w:tab w:val="num" w:pos="0"/>
        </w:tabs>
        <w:ind w:left="2340" w:hanging="36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0000007"/>
    <w:multiLevelType w:val="multilevel"/>
    <w:tmpl w:val="00000007"/>
    <w:name w:val="WW8Num10"/>
    <w:lvl w:ilvl="0">
      <w:start w:val="1"/>
      <w:numFmt w:val="decimal"/>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7" w15:restartNumberingAfterBreak="0">
    <w:nsid w:val="00000008"/>
    <w:multiLevelType w:val="multilevel"/>
    <w:tmpl w:val="00000008"/>
    <w:lvl w:ilvl="0">
      <w:start w:val="1"/>
      <w:numFmt w:val="upperRoman"/>
      <w:lvlText w:val=" %1."/>
      <w:lvlJc w:val="left"/>
      <w:pPr>
        <w:tabs>
          <w:tab w:val="num" w:pos="720"/>
        </w:tabs>
        <w:ind w:left="720" w:hanging="360"/>
      </w:pPr>
    </w:lvl>
    <w:lvl w:ilvl="1">
      <w:start w:val="1"/>
      <w:numFmt w:val="upperLetter"/>
      <w:lvlText w:val=" %2."/>
      <w:lvlJc w:val="left"/>
      <w:pPr>
        <w:tabs>
          <w:tab w:val="num" w:pos="1080"/>
        </w:tabs>
        <w:ind w:left="1080" w:hanging="360"/>
      </w:pPr>
    </w:lvl>
    <w:lvl w:ilvl="2">
      <w:start w:val="1"/>
      <w:numFmt w:val="decimal"/>
      <w:lvlText w:val=" %3."/>
      <w:lvlJc w:val="left"/>
      <w:pPr>
        <w:tabs>
          <w:tab w:val="num" w:pos="1440"/>
        </w:tabs>
        <w:ind w:left="1440" w:hanging="360"/>
      </w:pPr>
    </w:lvl>
    <w:lvl w:ilvl="3">
      <w:start w:val="1"/>
      <w:numFmt w:val="lowerLetter"/>
      <w:lvlText w:val=" %4."/>
      <w:lvlJc w:val="left"/>
      <w:pPr>
        <w:tabs>
          <w:tab w:val="num" w:pos="1800"/>
        </w:tabs>
        <w:ind w:left="1800" w:hanging="360"/>
      </w:pPr>
    </w:lvl>
    <w:lvl w:ilvl="4">
      <w:start w:val="1"/>
      <w:numFmt w:val="lowerRoman"/>
      <w:lvlText w:val=" %5."/>
      <w:lvlJc w:val="left"/>
      <w:pPr>
        <w:tabs>
          <w:tab w:val="num" w:pos="2160"/>
        </w:tabs>
        <w:ind w:left="2160" w:hanging="360"/>
      </w:p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num w:numId="1" w16cid:durableId="1071197348">
    <w:abstractNumId w:val="0"/>
  </w:num>
  <w:num w:numId="2" w16cid:durableId="1286277547">
    <w:abstractNumId w:val="1"/>
  </w:num>
  <w:num w:numId="3" w16cid:durableId="175265201">
    <w:abstractNumId w:val="2"/>
  </w:num>
  <w:num w:numId="4" w16cid:durableId="747308326">
    <w:abstractNumId w:val="3"/>
  </w:num>
  <w:num w:numId="5" w16cid:durableId="974287999">
    <w:abstractNumId w:val="4"/>
  </w:num>
  <w:num w:numId="6" w16cid:durableId="2036104716">
    <w:abstractNumId w:val="5"/>
  </w:num>
  <w:num w:numId="7" w16cid:durableId="1748842007">
    <w:abstractNumId w:val="6"/>
  </w:num>
  <w:num w:numId="8" w16cid:durableId="1541941322">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ter Worth Jr">
    <w15:presenceInfo w15:providerId="AD" w15:userId="S::pworthjr@athenasoftwaregrp.com::36bd9be7-63e8-49ff-9300-4baccca301a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A1E"/>
    <w:rsid w:val="00235A1E"/>
    <w:rsid w:val="00451B27"/>
    <w:rsid w:val="004C7DBD"/>
    <w:rsid w:val="00573DDC"/>
    <w:rsid w:val="00652288"/>
    <w:rsid w:val="0071356C"/>
    <w:rsid w:val="008F0E8E"/>
    <w:rsid w:val="00AF2BAA"/>
    <w:rsid w:val="00C10A12"/>
    <w:rsid w:val="00F274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AD0CFF2"/>
  <w15:chartTrackingRefBased/>
  <w15:docId w15:val="{A95FCC8F-8354-4A43-9481-BE661E80D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Liberation Serif" w:eastAsia="Noto Serif CJK SC" w:hAnsi="Liberation Serif" w:cs="Noto Sans Devanagari"/>
      <w:kern w:val="2"/>
      <w:sz w:val="24"/>
      <w:szCs w:val="24"/>
      <w:lang w:eastAsia="zh-CN" w:bidi="hi-IN"/>
    </w:rPr>
  </w:style>
  <w:style w:type="paragraph" w:styleId="Heading1">
    <w:name w:val="heading 1"/>
    <w:basedOn w:val="Heading"/>
    <w:next w:val="BodyText"/>
    <w:qFormat/>
    <w:pPr>
      <w:numPr>
        <w:numId w:val="1"/>
      </w:numPr>
      <w:outlineLvl w:val="0"/>
    </w:pPr>
    <w:rPr>
      <w:rFonts w:ascii="Liberation Serif" w:eastAsia="Noto Serif CJK SC" w:hAnsi="Liberation Serif"/>
      <w:b/>
      <w:bCs/>
      <w:sz w:val="48"/>
      <w:szCs w:val="48"/>
    </w:rPr>
  </w:style>
  <w:style w:type="paragraph" w:styleId="Heading2">
    <w:name w:val="heading 2"/>
    <w:basedOn w:val="Normal"/>
    <w:next w:val="BodyText"/>
    <w:qFormat/>
    <w:pPr>
      <w:numPr>
        <w:ilvl w:val="1"/>
        <w:numId w:val="1"/>
      </w:numPr>
      <w:ind w:left="120"/>
      <w:outlineLvl w:val="1"/>
    </w:pPr>
    <w:rPr>
      <w:rFonts w:ascii="Calibri" w:eastAsia="Calibri" w:hAnsi="Calibri" w:cs="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b/>
      <w:bCs/>
    </w:rPr>
  </w:style>
  <w:style w:type="character" w:customStyle="1" w:styleId="WW8Num1z1">
    <w:name w:val="WW8Num1z1"/>
    <w:rPr>
      <w:b w:val="0"/>
      <w:bCs w:val="0"/>
    </w:rPr>
  </w:style>
  <w:style w:type="character" w:customStyle="1" w:styleId="WW8Num4z0">
    <w:name w:val="WW8Num4z0"/>
    <w:rPr>
      <w:b w:val="0"/>
      <w:bCs w:val="0"/>
    </w:rPr>
  </w:style>
  <w:style w:type="character" w:customStyle="1" w:styleId="WW8Num5z1">
    <w:name w:val="WW8Num5z1"/>
    <w:rPr>
      <w:rFonts w:ascii="Calibri" w:eastAsia="Calibri" w:hAnsi="Calibri" w:cs="Calibri"/>
      <w:color w:val="000009"/>
      <w:sz w:val="22"/>
      <w:szCs w:val="22"/>
    </w:rPr>
  </w:style>
  <w:style w:type="character" w:customStyle="1" w:styleId="WW8Num5z2">
    <w:name w:val="WW8Num5z2"/>
    <w:rPr>
      <w:rFonts w:ascii="Symbol" w:hAnsi="Symbol" w:cs="Symbol"/>
    </w:rPr>
  </w:style>
  <w:style w:type="character" w:customStyle="1" w:styleId="WW8Num6z0">
    <w:name w:val="WW8Num6z0"/>
    <w:rPr>
      <w:b/>
      <w:bCs/>
    </w:rPr>
  </w:style>
  <w:style w:type="character" w:customStyle="1" w:styleId="WW8Num12z0">
    <w:name w:val="WW8Num12z0"/>
    <w:rPr>
      <w:rFonts w:ascii="Symbol" w:hAnsi="Symbol" w:cs="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cs="Wingdings"/>
    </w:rPr>
  </w:style>
  <w:style w:type="character" w:customStyle="1" w:styleId="WW8Num14z0">
    <w:name w:val="WW8Num14z0"/>
    <w:rPr>
      <w:rFonts w:ascii="Symbol" w:hAnsi="Symbol" w:cs="OpenSymbol"/>
    </w:rPr>
  </w:style>
  <w:style w:type="character" w:customStyle="1" w:styleId="WW8Num14z1">
    <w:name w:val="WW8Num14z1"/>
    <w:rPr>
      <w:rFonts w:ascii="OpenSymbol" w:hAnsi="OpenSymbol" w:cs="OpenSymbol"/>
    </w:rPr>
  </w:style>
  <w:style w:type="character" w:customStyle="1" w:styleId="WW8Num15z4">
    <w:name w:val="WW8Num15z4"/>
    <w:rPr>
      <w:rFonts w:ascii="Symbol" w:hAnsi="Symbol" w:cs="OpenSymbol"/>
    </w:rPr>
  </w:style>
  <w:style w:type="character" w:customStyle="1" w:styleId="WW8Num17z4">
    <w:name w:val="WW8Num17z4"/>
    <w:rPr>
      <w:rFonts w:ascii="Symbol" w:hAnsi="Symbol" w:cs="OpenSymbol"/>
    </w:rPr>
  </w:style>
  <w:style w:type="character" w:customStyle="1" w:styleId="WW8Num18z4">
    <w:name w:val="WW8Num18z4"/>
    <w:rPr>
      <w:rFonts w:ascii="Symbol" w:hAnsi="Symbol" w:cs="OpenSymbol"/>
    </w:rPr>
  </w:style>
  <w:style w:type="character" w:customStyle="1" w:styleId="WW8Num19z0">
    <w:name w:val="WW8Num19z0"/>
    <w:rPr>
      <w:rFonts w:ascii="Symbol" w:hAnsi="Symbol" w:cs="OpenSymbol"/>
    </w:rPr>
  </w:style>
  <w:style w:type="character" w:customStyle="1" w:styleId="WW8Num19z1">
    <w:name w:val="WW8Num19z1"/>
    <w:rPr>
      <w:rFonts w:ascii="OpenSymbol" w:hAnsi="OpenSymbol" w:cs="OpenSymbol"/>
    </w:rPr>
  </w:style>
  <w:style w:type="character" w:customStyle="1" w:styleId="ListLabel100">
    <w:name w:val="ListLabel 100"/>
    <w:rPr>
      <w:b/>
      <w:bCs/>
    </w:rPr>
  </w:style>
  <w:style w:type="character" w:customStyle="1" w:styleId="ListLabel101">
    <w:name w:val="ListLabel 101"/>
    <w:rPr>
      <w:b w:val="0"/>
      <w:bCs w:val="0"/>
    </w:rPr>
  </w:style>
  <w:style w:type="character" w:customStyle="1" w:styleId="ListLabel102">
    <w:name w:val="ListLabel 102"/>
  </w:style>
  <w:style w:type="character" w:customStyle="1" w:styleId="ListLabel103">
    <w:name w:val="ListLabel 103"/>
  </w:style>
  <w:style w:type="character" w:customStyle="1" w:styleId="ListLabel104">
    <w:name w:val="ListLabel 104"/>
  </w:style>
  <w:style w:type="character" w:customStyle="1" w:styleId="ListLabel105">
    <w:name w:val="ListLabel 105"/>
  </w:style>
  <w:style w:type="character" w:customStyle="1" w:styleId="ListLabel106">
    <w:name w:val="ListLabel 106"/>
  </w:style>
  <w:style w:type="character" w:customStyle="1" w:styleId="ListLabel107">
    <w:name w:val="ListLabel 107"/>
  </w:style>
  <w:style w:type="character" w:customStyle="1" w:styleId="ListLabel108">
    <w:name w:val="ListLabel 108"/>
  </w:style>
  <w:style w:type="character" w:customStyle="1" w:styleId="ListLabel82">
    <w:name w:val="ListLabel 82"/>
  </w:style>
  <w:style w:type="character" w:customStyle="1" w:styleId="ListLabel83">
    <w:name w:val="ListLabel 83"/>
  </w:style>
  <w:style w:type="character" w:customStyle="1" w:styleId="ListLabel84">
    <w:name w:val="ListLabel 84"/>
  </w:style>
  <w:style w:type="character" w:customStyle="1" w:styleId="ListLabel85">
    <w:name w:val="ListLabel 85"/>
  </w:style>
  <w:style w:type="character" w:customStyle="1" w:styleId="ListLabel86">
    <w:name w:val="ListLabel 86"/>
  </w:style>
  <w:style w:type="character" w:customStyle="1" w:styleId="ListLabel87">
    <w:name w:val="ListLabel 87"/>
  </w:style>
  <w:style w:type="character" w:customStyle="1" w:styleId="ListLabel88">
    <w:name w:val="ListLabel 88"/>
  </w:style>
  <w:style w:type="character" w:customStyle="1" w:styleId="ListLabel89">
    <w:name w:val="ListLabel 89"/>
  </w:style>
  <w:style w:type="character" w:customStyle="1" w:styleId="ListLabel90">
    <w:name w:val="ListLabel 90"/>
  </w:style>
  <w:style w:type="character" w:customStyle="1" w:styleId="ListLabel91">
    <w:name w:val="ListLabel 91"/>
  </w:style>
  <w:style w:type="character" w:customStyle="1" w:styleId="ListLabel92">
    <w:name w:val="ListLabel 92"/>
  </w:style>
  <w:style w:type="character" w:customStyle="1" w:styleId="ListLabel93">
    <w:name w:val="ListLabel 93"/>
  </w:style>
  <w:style w:type="character" w:customStyle="1" w:styleId="ListLabel94">
    <w:name w:val="ListLabel 94"/>
  </w:style>
  <w:style w:type="character" w:customStyle="1" w:styleId="ListLabel95">
    <w:name w:val="ListLabel 95"/>
  </w:style>
  <w:style w:type="character" w:customStyle="1" w:styleId="ListLabel96">
    <w:name w:val="ListLabel 96"/>
  </w:style>
  <w:style w:type="character" w:customStyle="1" w:styleId="ListLabel97">
    <w:name w:val="ListLabel 97"/>
  </w:style>
  <w:style w:type="character" w:customStyle="1" w:styleId="ListLabel98">
    <w:name w:val="ListLabel 98"/>
  </w:style>
  <w:style w:type="character" w:customStyle="1" w:styleId="ListLabel99">
    <w:name w:val="ListLabel 99"/>
  </w:style>
  <w:style w:type="character" w:customStyle="1" w:styleId="ListLabel109">
    <w:name w:val="ListLabel 109"/>
    <w:rPr>
      <w:b w:val="0"/>
      <w:bCs w:val="0"/>
    </w:rPr>
  </w:style>
  <w:style w:type="character" w:customStyle="1" w:styleId="ListLabel110">
    <w:name w:val="ListLabel 110"/>
  </w:style>
  <w:style w:type="character" w:customStyle="1" w:styleId="ListLabel111">
    <w:name w:val="ListLabel 111"/>
  </w:style>
  <w:style w:type="character" w:customStyle="1" w:styleId="ListLabel112">
    <w:name w:val="ListLabel 112"/>
  </w:style>
  <w:style w:type="character" w:customStyle="1" w:styleId="ListLabel113">
    <w:name w:val="ListLabel 113"/>
  </w:style>
  <w:style w:type="character" w:customStyle="1" w:styleId="ListLabel114">
    <w:name w:val="ListLabel 114"/>
  </w:style>
  <w:style w:type="character" w:customStyle="1" w:styleId="ListLabel115">
    <w:name w:val="ListLabel 115"/>
  </w:style>
  <w:style w:type="character" w:customStyle="1" w:styleId="ListLabel116">
    <w:name w:val="ListLabel 116"/>
  </w:style>
  <w:style w:type="character" w:customStyle="1" w:styleId="ListLabel117">
    <w:name w:val="ListLabel 117"/>
  </w:style>
  <w:style w:type="character" w:customStyle="1" w:styleId="ListLabel1">
    <w:name w:val="ListLabel 1"/>
  </w:style>
  <w:style w:type="character" w:customStyle="1" w:styleId="ListLabel2">
    <w:name w:val="ListLabel 2"/>
    <w:rPr>
      <w:rFonts w:ascii="Calibri" w:eastAsia="Calibri" w:hAnsi="Calibri" w:cs="Calibri"/>
      <w:color w:val="000009"/>
      <w:sz w:val="22"/>
      <w:szCs w:val="22"/>
    </w:rPr>
  </w:style>
  <w:style w:type="character" w:customStyle="1" w:styleId="ListLabel3">
    <w:name w:val="ListLabel 3"/>
    <w:rPr>
      <w:rFonts w:cs="Symbol"/>
    </w:rPr>
  </w:style>
  <w:style w:type="character" w:customStyle="1" w:styleId="ListLabel4">
    <w:name w:val="ListLabel 4"/>
    <w:rPr>
      <w:rFonts w:cs="Symbol"/>
    </w:rPr>
  </w:style>
  <w:style w:type="character" w:customStyle="1" w:styleId="ListLabel5">
    <w:name w:val="ListLabel 5"/>
    <w:rPr>
      <w:rFonts w:cs="Symbol"/>
    </w:rPr>
  </w:style>
  <w:style w:type="character" w:customStyle="1" w:styleId="ListLabel6">
    <w:name w:val="ListLabel 6"/>
    <w:rPr>
      <w:rFonts w:cs="Symbol"/>
    </w:rPr>
  </w:style>
  <w:style w:type="character" w:customStyle="1" w:styleId="ListLabel7">
    <w:name w:val="ListLabel 7"/>
    <w:rPr>
      <w:rFonts w:cs="Symbol"/>
    </w:rPr>
  </w:style>
  <w:style w:type="character" w:customStyle="1" w:styleId="ListLabel8">
    <w:name w:val="ListLabel 8"/>
    <w:rPr>
      <w:rFonts w:cs="Symbol"/>
    </w:rPr>
  </w:style>
  <w:style w:type="character" w:customStyle="1" w:styleId="ListLabel9">
    <w:name w:val="ListLabel 9"/>
    <w:rPr>
      <w:rFonts w:cs="Symbol"/>
    </w:rPr>
  </w:style>
  <w:style w:type="character" w:customStyle="1" w:styleId="ListLabel118">
    <w:name w:val="ListLabel 118"/>
    <w:rPr>
      <w:b/>
      <w:bCs/>
    </w:rPr>
  </w:style>
  <w:style w:type="character" w:customStyle="1" w:styleId="ListLabel119">
    <w:name w:val="ListLabel 119"/>
  </w:style>
  <w:style w:type="character" w:customStyle="1" w:styleId="ListLabel120">
    <w:name w:val="ListLabel 120"/>
  </w:style>
  <w:style w:type="character" w:customStyle="1" w:styleId="ListLabel121">
    <w:name w:val="ListLabel 121"/>
  </w:style>
  <w:style w:type="character" w:customStyle="1" w:styleId="ListLabel122">
    <w:name w:val="ListLabel 122"/>
  </w:style>
  <w:style w:type="character" w:customStyle="1" w:styleId="ListLabel123">
    <w:name w:val="ListLabel 123"/>
  </w:style>
  <w:style w:type="character" w:customStyle="1" w:styleId="ListLabel124">
    <w:name w:val="ListLabel 124"/>
  </w:style>
  <w:style w:type="character" w:customStyle="1" w:styleId="ListLabel125">
    <w:name w:val="ListLabel 125"/>
  </w:style>
  <w:style w:type="character" w:customStyle="1" w:styleId="ListLabel126">
    <w:name w:val="ListLabel 126"/>
  </w:style>
  <w:style w:type="character" w:customStyle="1" w:styleId="ListLabel127">
    <w:name w:val="ListLabel 127"/>
  </w:style>
  <w:style w:type="character" w:customStyle="1" w:styleId="ListLabel128">
    <w:name w:val="ListLabel 128"/>
  </w:style>
  <w:style w:type="character" w:customStyle="1" w:styleId="ListLabel129">
    <w:name w:val="ListLabel 129"/>
  </w:style>
  <w:style w:type="character" w:customStyle="1" w:styleId="ListLabel130">
    <w:name w:val="ListLabel 130"/>
  </w:style>
  <w:style w:type="character" w:customStyle="1" w:styleId="ListLabel131">
    <w:name w:val="ListLabel 131"/>
  </w:style>
  <w:style w:type="character" w:customStyle="1" w:styleId="ListLabel132">
    <w:name w:val="ListLabel 132"/>
  </w:style>
  <w:style w:type="character" w:customStyle="1" w:styleId="ListLabel133">
    <w:name w:val="ListLabel 133"/>
  </w:style>
  <w:style w:type="character" w:customStyle="1" w:styleId="ListLabel134">
    <w:name w:val="ListLabel 134"/>
  </w:style>
  <w:style w:type="character" w:customStyle="1" w:styleId="ListLabel135">
    <w:name w:val="ListLabel 135"/>
  </w:style>
  <w:style w:type="character" w:customStyle="1" w:styleId="ListLabel136">
    <w:name w:val="ListLabel 136"/>
  </w:style>
  <w:style w:type="character" w:customStyle="1" w:styleId="ListLabel137">
    <w:name w:val="ListLabel 137"/>
  </w:style>
  <w:style w:type="character" w:customStyle="1" w:styleId="ListLabel138">
    <w:name w:val="ListLabel 138"/>
  </w:style>
  <w:style w:type="character" w:customStyle="1" w:styleId="ListLabel139">
    <w:name w:val="ListLabel 139"/>
  </w:style>
  <w:style w:type="character" w:customStyle="1" w:styleId="ListLabel140">
    <w:name w:val="ListLabel 140"/>
  </w:style>
  <w:style w:type="character" w:customStyle="1" w:styleId="ListLabel141">
    <w:name w:val="ListLabel 141"/>
  </w:style>
  <w:style w:type="character" w:customStyle="1" w:styleId="ListLabel142">
    <w:name w:val="ListLabel 142"/>
  </w:style>
  <w:style w:type="character" w:customStyle="1" w:styleId="ListLabel143">
    <w:name w:val="ListLabel 143"/>
  </w:style>
  <w:style w:type="character" w:customStyle="1" w:styleId="ListLabel144">
    <w:name w:val="ListLabel 144"/>
  </w:style>
  <w:style w:type="character" w:customStyle="1" w:styleId="ListLabel145">
    <w:name w:val="ListLabel 145"/>
  </w:style>
  <w:style w:type="character" w:customStyle="1" w:styleId="ListLabel146">
    <w:name w:val="ListLabel 146"/>
  </w:style>
  <w:style w:type="character" w:customStyle="1" w:styleId="ListLabel147">
    <w:name w:val="ListLabel 147"/>
  </w:style>
  <w:style w:type="character" w:customStyle="1" w:styleId="ListLabel148">
    <w:name w:val="ListLabel 148"/>
  </w:style>
  <w:style w:type="character" w:customStyle="1" w:styleId="ListLabel149">
    <w:name w:val="ListLabel 149"/>
  </w:style>
  <w:style w:type="character" w:customStyle="1" w:styleId="ListLabel150">
    <w:name w:val="ListLabel 150"/>
  </w:style>
  <w:style w:type="character" w:customStyle="1" w:styleId="ListLabel151">
    <w:name w:val="ListLabel 151"/>
  </w:style>
  <w:style w:type="character" w:customStyle="1" w:styleId="ListLabel152">
    <w:name w:val="ListLabel 152"/>
  </w:style>
  <w:style w:type="character" w:customStyle="1" w:styleId="ListLabel153">
    <w:name w:val="ListLabel 153"/>
  </w:style>
  <w:style w:type="character" w:customStyle="1" w:styleId="ListLabel154">
    <w:name w:val="ListLabel 154"/>
  </w:style>
  <w:style w:type="character" w:customStyle="1" w:styleId="ListLabel155">
    <w:name w:val="ListLabel 155"/>
  </w:style>
  <w:style w:type="character" w:customStyle="1" w:styleId="ListLabel156">
    <w:name w:val="ListLabel 156"/>
  </w:style>
  <w:style w:type="character" w:customStyle="1" w:styleId="ListLabel157">
    <w:name w:val="ListLabel 157"/>
  </w:style>
  <w:style w:type="character" w:customStyle="1" w:styleId="ListLabel158">
    <w:name w:val="ListLabel 158"/>
  </w:style>
  <w:style w:type="character" w:customStyle="1" w:styleId="ListLabel159">
    <w:name w:val="ListLabel 159"/>
  </w:style>
  <w:style w:type="character" w:customStyle="1" w:styleId="ListLabel160">
    <w:name w:val="ListLabel 160"/>
  </w:style>
  <w:style w:type="character" w:customStyle="1" w:styleId="ListLabel161">
    <w:name w:val="ListLabel 161"/>
  </w:style>
  <w:style w:type="character" w:customStyle="1" w:styleId="ListLabel162">
    <w:name w:val="ListLabel 162"/>
  </w:style>
  <w:style w:type="character" w:customStyle="1" w:styleId="ListLabel163">
    <w:name w:val="ListLabel 163"/>
  </w:style>
  <w:style w:type="character" w:customStyle="1" w:styleId="ListLabel164">
    <w:name w:val="ListLabel 164"/>
  </w:style>
  <w:style w:type="character" w:customStyle="1" w:styleId="ListLabel165">
    <w:name w:val="ListLabel 165"/>
  </w:style>
  <w:style w:type="character" w:customStyle="1" w:styleId="ListLabel166">
    <w:name w:val="ListLabel 166"/>
  </w:style>
  <w:style w:type="character" w:customStyle="1" w:styleId="ListLabel167">
    <w:name w:val="ListLabel 167"/>
  </w:style>
  <w:style w:type="character" w:customStyle="1" w:styleId="ListLabel168">
    <w:name w:val="ListLabel 168"/>
  </w:style>
  <w:style w:type="character" w:customStyle="1" w:styleId="ListLabel169">
    <w:name w:val="ListLabel 169"/>
  </w:style>
  <w:style w:type="character" w:customStyle="1" w:styleId="ListLabel170">
    <w:name w:val="ListLabel 170"/>
  </w:style>
  <w:style w:type="character" w:customStyle="1" w:styleId="ListLabel171">
    <w:name w:val="ListLabel 171"/>
  </w:style>
  <w:style w:type="character" w:customStyle="1" w:styleId="ListLabel172">
    <w:name w:val="ListLabel 172"/>
    <w:rPr>
      <w:rFonts w:cs="Symbol"/>
    </w:rPr>
  </w:style>
  <w:style w:type="character" w:customStyle="1" w:styleId="ListLabel173">
    <w:name w:val="ListLabel 173"/>
    <w:rPr>
      <w:rFonts w:cs="Courier New"/>
    </w:rPr>
  </w:style>
  <w:style w:type="character" w:customStyle="1" w:styleId="ListLabel174">
    <w:name w:val="ListLabel 174"/>
    <w:rPr>
      <w:rFonts w:cs="Wingdings"/>
    </w:rPr>
  </w:style>
  <w:style w:type="character" w:customStyle="1" w:styleId="ListLabel175">
    <w:name w:val="ListLabel 175"/>
    <w:rPr>
      <w:rFonts w:cs="Symbol"/>
    </w:rPr>
  </w:style>
  <w:style w:type="character" w:customStyle="1" w:styleId="ListLabel176">
    <w:name w:val="ListLabel 176"/>
    <w:rPr>
      <w:rFonts w:cs="Courier New"/>
    </w:rPr>
  </w:style>
  <w:style w:type="character" w:customStyle="1" w:styleId="ListLabel177">
    <w:name w:val="ListLabel 177"/>
    <w:rPr>
      <w:rFonts w:cs="Wingdings"/>
    </w:rPr>
  </w:style>
  <w:style w:type="character" w:customStyle="1" w:styleId="ListLabel178">
    <w:name w:val="ListLabel 178"/>
    <w:rPr>
      <w:rFonts w:cs="Symbol"/>
    </w:rPr>
  </w:style>
  <w:style w:type="character" w:customStyle="1" w:styleId="ListLabel179">
    <w:name w:val="ListLabel 179"/>
    <w:rPr>
      <w:rFonts w:cs="Courier New"/>
    </w:rPr>
  </w:style>
  <w:style w:type="character" w:customStyle="1" w:styleId="ListLabel180">
    <w:name w:val="ListLabel 180"/>
    <w:rPr>
      <w:rFonts w:cs="Wingdings"/>
    </w:rPr>
  </w:style>
  <w:style w:type="character" w:customStyle="1" w:styleId="ListLabel181">
    <w:name w:val="ListLabel 181"/>
  </w:style>
  <w:style w:type="character" w:customStyle="1" w:styleId="ListLabel182">
    <w:name w:val="ListLabel 182"/>
  </w:style>
  <w:style w:type="character" w:customStyle="1" w:styleId="ListLabel183">
    <w:name w:val="ListLabel 183"/>
  </w:style>
  <w:style w:type="character" w:customStyle="1" w:styleId="ListLabel184">
    <w:name w:val="ListLabel 184"/>
  </w:style>
  <w:style w:type="character" w:customStyle="1" w:styleId="ListLabel185">
    <w:name w:val="ListLabel 185"/>
  </w:style>
  <w:style w:type="character" w:customStyle="1" w:styleId="ListLabel186">
    <w:name w:val="ListLabel 186"/>
  </w:style>
  <w:style w:type="character" w:customStyle="1" w:styleId="ListLabel187">
    <w:name w:val="ListLabel 187"/>
  </w:style>
  <w:style w:type="character" w:customStyle="1" w:styleId="ListLabel188">
    <w:name w:val="ListLabel 188"/>
  </w:style>
  <w:style w:type="character" w:customStyle="1" w:styleId="ListLabel189">
    <w:name w:val="ListLabel 189"/>
  </w:style>
  <w:style w:type="character" w:styleId="LineNumber">
    <w:name w:val="line number"/>
  </w:style>
  <w:style w:type="character" w:customStyle="1" w:styleId="Bullets">
    <w:name w:val="Bullets"/>
    <w:rPr>
      <w:rFonts w:ascii="OpenSymbol" w:eastAsia="OpenSymbol" w:hAnsi="OpenSymbol" w:cs="OpenSymbol"/>
    </w:rPr>
  </w:style>
  <w:style w:type="character" w:styleId="Hyperlink">
    <w:name w:val="Hyperlink"/>
    <w:rPr>
      <w:color w:val="000080"/>
      <w:u w:val="single"/>
    </w:rPr>
  </w:style>
  <w:style w:type="character" w:customStyle="1" w:styleId="NumberingSymbols">
    <w:name w:val="Numbering Symbols"/>
  </w:style>
  <w:style w:type="paragraph" w:customStyle="1" w:styleId="Heading">
    <w:name w:val="Heading"/>
    <w:basedOn w:val="Normal"/>
    <w:next w:val="BodyTex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HeaderandFooter">
    <w:name w:val="Header and Footer"/>
    <w:basedOn w:val="Normal"/>
    <w:pPr>
      <w:suppressLineNumbers/>
      <w:tabs>
        <w:tab w:val="center" w:pos="4819"/>
        <w:tab w:val="right" w:pos="9638"/>
      </w:tabs>
    </w:pPr>
  </w:style>
  <w:style w:type="paragraph" w:styleId="Footer">
    <w:name w:val="footer"/>
    <w:basedOn w:val="Normal"/>
    <w:pPr>
      <w:tabs>
        <w:tab w:val="center" w:pos="4680"/>
        <w:tab w:val="right" w:pos="9360"/>
      </w:tabs>
    </w:pPr>
  </w:style>
  <w:style w:type="paragraph" w:styleId="ListParagraph">
    <w:name w:val="List Paragraph"/>
    <w:basedOn w:val="Normal"/>
    <w:qFormat/>
  </w:style>
  <w:style w:type="paragraph" w:customStyle="1" w:styleId="FrameContents">
    <w:name w:val="Frame Contents"/>
    <w:basedOn w:val="Normal"/>
  </w:style>
  <w:style w:type="paragraph" w:styleId="Header">
    <w:name w:val="header"/>
    <w:basedOn w:val="Normal"/>
    <w:link w:val="HeaderChar"/>
    <w:uiPriority w:val="99"/>
    <w:unhideWhenUsed/>
    <w:rsid w:val="00AF2BAA"/>
    <w:pPr>
      <w:tabs>
        <w:tab w:val="center" w:pos="4680"/>
        <w:tab w:val="right" w:pos="9360"/>
      </w:tabs>
    </w:pPr>
    <w:rPr>
      <w:rFonts w:cs="Mangal"/>
      <w:szCs w:val="21"/>
    </w:rPr>
  </w:style>
  <w:style w:type="character" w:customStyle="1" w:styleId="HeaderChar">
    <w:name w:val="Header Char"/>
    <w:basedOn w:val="DefaultParagraphFont"/>
    <w:link w:val="Header"/>
    <w:uiPriority w:val="99"/>
    <w:rsid w:val="00AF2BAA"/>
    <w:rPr>
      <w:rFonts w:ascii="Liberation Serif" w:eastAsia="Noto Serif CJK SC" w:hAnsi="Liberation Serif" w:cs="Mangal"/>
      <w:kern w:val="2"/>
      <w:sz w:val="24"/>
      <w:szCs w:val="21"/>
      <w:lang w:eastAsia="zh-CN" w:bidi="hi-IN"/>
    </w:rPr>
  </w:style>
  <w:style w:type="character" w:styleId="CommentReference">
    <w:name w:val="annotation reference"/>
    <w:basedOn w:val="DefaultParagraphFont"/>
    <w:uiPriority w:val="99"/>
    <w:semiHidden/>
    <w:unhideWhenUsed/>
    <w:rsid w:val="008F0E8E"/>
    <w:rPr>
      <w:sz w:val="16"/>
      <w:szCs w:val="16"/>
    </w:rPr>
  </w:style>
  <w:style w:type="paragraph" w:styleId="CommentText">
    <w:name w:val="annotation text"/>
    <w:basedOn w:val="Normal"/>
    <w:link w:val="CommentTextChar"/>
    <w:uiPriority w:val="99"/>
    <w:semiHidden/>
    <w:unhideWhenUsed/>
    <w:rsid w:val="008F0E8E"/>
    <w:rPr>
      <w:rFonts w:cs="Mangal"/>
      <w:sz w:val="20"/>
      <w:szCs w:val="18"/>
    </w:rPr>
  </w:style>
  <w:style w:type="character" w:customStyle="1" w:styleId="CommentTextChar">
    <w:name w:val="Comment Text Char"/>
    <w:basedOn w:val="DefaultParagraphFont"/>
    <w:link w:val="CommentText"/>
    <w:uiPriority w:val="99"/>
    <w:semiHidden/>
    <w:rsid w:val="008F0E8E"/>
    <w:rPr>
      <w:rFonts w:ascii="Liberation Serif" w:eastAsia="Noto Serif CJK SC" w:hAnsi="Liberation Serif" w:cs="Mangal"/>
      <w:kern w:val="2"/>
      <w:szCs w:val="18"/>
      <w:lang w:eastAsia="zh-CN" w:bidi="hi-IN"/>
    </w:rPr>
  </w:style>
  <w:style w:type="paragraph" w:styleId="CommentSubject">
    <w:name w:val="annotation subject"/>
    <w:basedOn w:val="CommentText"/>
    <w:next w:val="CommentText"/>
    <w:link w:val="CommentSubjectChar"/>
    <w:uiPriority w:val="99"/>
    <w:semiHidden/>
    <w:unhideWhenUsed/>
    <w:rsid w:val="008F0E8E"/>
    <w:rPr>
      <w:b/>
      <w:bCs/>
    </w:rPr>
  </w:style>
  <w:style w:type="character" w:customStyle="1" w:styleId="CommentSubjectChar">
    <w:name w:val="Comment Subject Char"/>
    <w:basedOn w:val="CommentTextChar"/>
    <w:link w:val="CommentSubject"/>
    <w:uiPriority w:val="99"/>
    <w:semiHidden/>
    <w:rsid w:val="008F0E8E"/>
    <w:rPr>
      <w:rFonts w:ascii="Liberation Serif" w:eastAsia="Noto Serif CJK SC" w:hAnsi="Liberation Serif" w:cs="Mangal"/>
      <w:b/>
      <w:bCs/>
      <w:kern w:val="2"/>
      <w:szCs w:val="18"/>
      <w:lang w:eastAsia="zh-CN" w:bidi="hi-IN"/>
    </w:rPr>
  </w:style>
  <w:style w:type="paragraph" w:styleId="Revision">
    <w:name w:val="Revision"/>
    <w:hidden/>
    <w:uiPriority w:val="99"/>
    <w:semiHidden/>
    <w:rsid w:val="00451B27"/>
    <w:rPr>
      <w:rFonts w:ascii="Liberation Serif" w:eastAsia="Noto Serif CJK SC" w:hAnsi="Liberation Serif" w:cs="Mangal"/>
      <w:kern w:val="2"/>
      <w:sz w:val="24"/>
      <w:szCs w:val="21"/>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4</Pages>
  <Words>1100</Words>
  <Characters>6275</Characters>
  <Application>Microsoft Office Word</Application>
  <DocSecurity>0</DocSecurity>
  <Lines>52</Lines>
  <Paragraphs>14</Paragraphs>
  <ScaleCrop>false</ScaleCrop>
  <Company/>
  <LinksUpToDate>false</LinksUpToDate>
  <CharactersWithSpaces>7361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dc:creator>
  <cp:keywords/>
  <cp:lastModifiedBy>Peter Worth</cp:lastModifiedBy>
  <cp:revision>10</cp:revision>
  <cp:lastPrinted>1601-01-01T00:00:00Z</cp:lastPrinted>
  <dcterms:created xsi:type="dcterms:W3CDTF">2025-08-19T12:00:00Z</dcterms:created>
  <dcterms:modified xsi:type="dcterms:W3CDTF">2025-08-19T13:25:00Z</dcterms:modified>
</cp:coreProperties>
</file>