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A7F8" w14:textId="77777777" w:rsidR="00A957B5" w:rsidRDefault="00E82CBD">
      <w:pPr>
        <w:ind w:left="3727" w:right="3720"/>
        <w:jc w:val="center"/>
      </w:pPr>
      <w:r>
        <w:rPr>
          <w:b/>
          <w:color w:val="000009"/>
        </w:rPr>
        <w:t>Scope of Work</w:t>
      </w:r>
    </w:p>
    <w:p w14:paraId="68EDA7F9" w14:textId="77777777" w:rsidR="00A957B5" w:rsidRDefault="00A957B5">
      <w:pPr>
        <w:ind w:left="3727" w:right="3720"/>
        <w:jc w:val="center"/>
      </w:pPr>
    </w:p>
    <w:p w14:paraId="68EDA7FA" w14:textId="77777777" w:rsidR="00A957B5" w:rsidRDefault="00E82CBD">
      <w:pPr>
        <w:ind w:left="3727" w:right="3720"/>
        <w:jc w:val="center"/>
        <w:rPr>
          <w:rFonts w:ascii="Calibri" w:eastAsia="Calibri" w:hAnsi="Calibri" w:cs="Calibri"/>
          <w:b/>
          <w:sz w:val="20"/>
          <w:szCs w:val="20"/>
        </w:rPr>
      </w:pPr>
      <w:r>
        <w:rPr>
          <w:color w:val="000009"/>
        </w:rPr>
        <w:t>(version 8/18/2025)</w:t>
      </w:r>
    </w:p>
    <w:p w14:paraId="68EDA7FB" w14:textId="77777777" w:rsidR="00A957B5" w:rsidRDefault="00A957B5">
      <w:pPr>
        <w:rPr>
          <w:rFonts w:ascii="Calibri" w:eastAsia="Calibri" w:hAnsi="Calibri" w:cs="Calibri"/>
          <w:b/>
          <w:sz w:val="20"/>
          <w:szCs w:val="20"/>
        </w:rPr>
      </w:pPr>
    </w:p>
    <w:p w14:paraId="68EDA7FC" w14:textId="77777777" w:rsidR="00A957B5" w:rsidRDefault="00E82CBD">
      <w:pPr>
        <w:rPr>
          <w:rFonts w:ascii="Calibri" w:eastAsia="Calibri" w:hAnsi="Calibri" w:cs="Calibri"/>
          <w:b/>
          <w:sz w:val="20"/>
          <w:szCs w:val="20"/>
        </w:rPr>
      </w:pPr>
      <w:r>
        <w:rPr>
          <w:b/>
          <w:sz w:val="20"/>
          <w:szCs w:val="20"/>
        </w:rPr>
        <w:t>Project Title: Instruction Finetuning for ASG CTI LLM</w:t>
      </w:r>
    </w:p>
    <w:p w14:paraId="68EDA7FD" w14:textId="77777777" w:rsidR="00A957B5" w:rsidRDefault="00A957B5">
      <w:pPr>
        <w:rPr>
          <w:rFonts w:ascii="Calibri" w:eastAsia="Calibri" w:hAnsi="Calibri" w:cs="Calibri"/>
          <w:b/>
          <w:sz w:val="20"/>
          <w:szCs w:val="20"/>
        </w:rPr>
      </w:pPr>
    </w:p>
    <w:p w14:paraId="68EDA7FE" w14:textId="77777777" w:rsidR="00A957B5" w:rsidRDefault="00E82CBD">
      <w:pPr>
        <w:rPr>
          <w:rFonts w:ascii="Calibri" w:eastAsia="Calibri" w:hAnsi="Calibri" w:cs="Calibri"/>
          <w:b/>
          <w:sz w:val="20"/>
          <w:szCs w:val="20"/>
        </w:rPr>
      </w:pPr>
      <w:r>
        <w:rPr>
          <w:b/>
          <w:sz w:val="20"/>
          <w:szCs w:val="20"/>
        </w:rPr>
        <w:t>Author: Dr. Ionut Cardei</w:t>
      </w:r>
    </w:p>
    <w:p w14:paraId="68EDA7FF" w14:textId="77777777" w:rsidR="00A957B5" w:rsidRDefault="00A957B5">
      <w:pPr>
        <w:rPr>
          <w:rFonts w:ascii="Calibri" w:eastAsia="Calibri" w:hAnsi="Calibri" w:cs="Calibri"/>
          <w:b/>
          <w:sz w:val="20"/>
          <w:szCs w:val="20"/>
        </w:rPr>
      </w:pPr>
    </w:p>
    <w:p w14:paraId="68EDA800" w14:textId="77777777" w:rsidR="00A957B5" w:rsidRDefault="00E82CBD">
      <w:pPr>
        <w:rPr>
          <w:rFonts w:ascii="Calibri" w:eastAsia="Calibri" w:hAnsi="Calibri" w:cs="Calibri"/>
          <w:b/>
          <w:sz w:val="20"/>
          <w:szCs w:val="20"/>
        </w:rPr>
      </w:pPr>
      <w:r>
        <w:rPr>
          <w:b/>
          <w:sz w:val="20"/>
          <w:szCs w:val="20"/>
        </w:rPr>
        <w:t>Sponsor: Athena Software Group</w:t>
      </w:r>
    </w:p>
    <w:p w14:paraId="68EDA801" w14:textId="77777777" w:rsidR="00A957B5" w:rsidRDefault="00A957B5">
      <w:pPr>
        <w:rPr>
          <w:rFonts w:ascii="Calibri" w:eastAsia="Calibri" w:hAnsi="Calibri" w:cs="Calibri"/>
          <w:b/>
          <w:sz w:val="20"/>
          <w:szCs w:val="20"/>
        </w:rPr>
      </w:pPr>
    </w:p>
    <w:p w14:paraId="68EDA802" w14:textId="77777777" w:rsidR="00A957B5" w:rsidRDefault="00A957B5">
      <w:pPr>
        <w:rPr>
          <w:rFonts w:ascii="Calibri" w:eastAsia="Calibri" w:hAnsi="Calibri" w:cs="Calibri"/>
          <w:b/>
          <w:sz w:val="20"/>
          <w:szCs w:val="20"/>
        </w:rPr>
      </w:pPr>
    </w:p>
    <w:p w14:paraId="68EDA803" w14:textId="77777777" w:rsidR="00A957B5" w:rsidRDefault="00E82CBD">
      <w:pPr>
        <w:numPr>
          <w:ilvl w:val="0"/>
          <w:numId w:val="1"/>
        </w:numPr>
        <w:pBdr>
          <w:top w:val="nil"/>
          <w:left w:val="nil"/>
          <w:bottom w:val="nil"/>
          <w:right w:val="nil"/>
          <w:between w:val="nil"/>
        </w:pBdr>
        <w:ind w:left="270" w:hanging="270"/>
        <w:rPr>
          <w:b/>
          <w:color w:val="000000"/>
          <w:sz w:val="20"/>
          <w:szCs w:val="20"/>
        </w:rPr>
      </w:pPr>
      <w:r>
        <w:rPr>
          <w:b/>
          <w:color w:val="000000"/>
          <w:sz w:val="20"/>
          <w:szCs w:val="20"/>
        </w:rPr>
        <w:t>Summary:</w:t>
      </w:r>
    </w:p>
    <w:p w14:paraId="68EDA804" w14:textId="77777777" w:rsidR="00A957B5" w:rsidRDefault="00E82CBD">
      <w:pPr>
        <w:numPr>
          <w:ilvl w:val="0"/>
          <w:numId w:val="2"/>
        </w:numPr>
        <w:pBdr>
          <w:top w:val="nil"/>
          <w:left w:val="nil"/>
          <w:bottom w:val="nil"/>
          <w:right w:val="nil"/>
          <w:between w:val="nil"/>
        </w:pBdr>
        <w:rPr>
          <w:b/>
          <w:color w:val="000000"/>
          <w:sz w:val="20"/>
          <w:szCs w:val="20"/>
        </w:rPr>
      </w:pPr>
      <w:r>
        <w:rPr>
          <w:b/>
          <w:color w:val="000000"/>
          <w:sz w:val="20"/>
          <w:szCs w:val="20"/>
        </w:rPr>
        <w:t>Project Overview:</w:t>
      </w:r>
      <w:r>
        <w:rPr>
          <w:color w:val="000000"/>
          <w:sz w:val="20"/>
          <w:szCs w:val="20"/>
        </w:rPr>
        <w:t xml:space="preserve"> This project aims to </w:t>
      </w:r>
      <w:sdt>
        <w:sdtPr>
          <w:tag w:val="goog_rdk_0"/>
          <w:id w:val="-772063088"/>
        </w:sdtPr>
        <w:sdtContent>
          <w:del w:id="0" w:author="I.C." w:date="2025-06-25T09:18:00Z">
            <w:r>
              <w:rPr>
                <w:color w:val="000000"/>
                <w:sz w:val="20"/>
                <w:szCs w:val="20"/>
              </w:rPr>
              <w:delText xml:space="preserve">research and </w:delText>
            </w:r>
          </w:del>
        </w:sdtContent>
      </w:sdt>
      <w:r>
        <w:rPr>
          <w:color w:val="000000"/>
          <w:sz w:val="20"/>
          <w:szCs w:val="20"/>
        </w:rPr>
        <w:t>design and develop a system for generating Instruction Fine Tuning (IFT) data intended for the Athena Software Group (ASG) CTI LLM. The project also aims to deliver several prototype IFT datasets along the various milestones to be evaluated against the ASG CTI benchmarks, currently in development and to deliver prototype Hugging Face (HF) models for further evaluation.</w:t>
      </w:r>
    </w:p>
    <w:p w14:paraId="68EDA805" w14:textId="77777777" w:rsidR="00A957B5" w:rsidRDefault="00E82CBD">
      <w:pPr>
        <w:numPr>
          <w:ilvl w:val="1"/>
          <w:numId w:val="2"/>
        </w:numPr>
        <w:pBdr>
          <w:top w:val="nil"/>
          <w:left w:val="nil"/>
          <w:bottom w:val="nil"/>
          <w:right w:val="nil"/>
          <w:between w:val="nil"/>
        </w:pBdr>
        <w:rPr>
          <w:b/>
          <w:color w:val="000000"/>
          <w:sz w:val="20"/>
          <w:szCs w:val="20"/>
        </w:rPr>
      </w:pPr>
      <w:r>
        <w:rPr>
          <w:b/>
          <w:color w:val="000000"/>
          <w:sz w:val="20"/>
          <w:szCs w:val="20"/>
        </w:rPr>
        <w:t>NOTE</w:t>
      </w:r>
      <w:r>
        <w:rPr>
          <w:color w:val="000000"/>
          <w:sz w:val="20"/>
          <w:szCs w:val="20"/>
        </w:rPr>
        <w:t xml:space="preserve">: to keep up with the ASG product development schedule, this SOW comes with incremental tasks, some </w:t>
      </w:r>
      <w:proofErr w:type="gramStart"/>
      <w:r>
        <w:rPr>
          <w:color w:val="000000"/>
          <w:sz w:val="20"/>
          <w:szCs w:val="20"/>
        </w:rPr>
        <w:t>optional .</w:t>
      </w:r>
      <w:proofErr w:type="gramEnd"/>
    </w:p>
    <w:p w14:paraId="68EDA806" w14:textId="77777777" w:rsidR="00A957B5" w:rsidRDefault="00E82CBD">
      <w:pPr>
        <w:numPr>
          <w:ilvl w:val="0"/>
          <w:numId w:val="2"/>
        </w:numPr>
        <w:pBdr>
          <w:top w:val="nil"/>
          <w:left w:val="nil"/>
          <w:bottom w:val="nil"/>
          <w:right w:val="nil"/>
          <w:between w:val="nil"/>
        </w:pBdr>
        <w:rPr>
          <w:b/>
          <w:color w:val="000000"/>
          <w:sz w:val="20"/>
          <w:szCs w:val="20"/>
        </w:rPr>
      </w:pPr>
      <w:r>
        <w:rPr>
          <w:b/>
          <w:color w:val="000000"/>
          <w:sz w:val="20"/>
          <w:szCs w:val="20"/>
        </w:rPr>
        <w:t>Project Duration</w:t>
      </w:r>
      <w:r>
        <w:rPr>
          <w:color w:val="000000"/>
          <w:sz w:val="20"/>
          <w:szCs w:val="20"/>
        </w:rPr>
        <w:t xml:space="preserve">: </w:t>
      </w:r>
      <w:r>
        <w:rPr>
          <w:color w:val="000000"/>
          <w:sz w:val="20"/>
          <w:szCs w:val="20"/>
          <w:highlight w:val="yellow"/>
        </w:rPr>
        <w:t>_6___ months</w:t>
      </w:r>
      <w:r>
        <w:rPr>
          <w:color w:val="000000"/>
          <w:sz w:val="20"/>
          <w:szCs w:val="20"/>
        </w:rPr>
        <w:t>.</w:t>
      </w:r>
    </w:p>
    <w:p w14:paraId="68EDA807" w14:textId="77777777" w:rsidR="00A957B5" w:rsidRDefault="00E82CBD">
      <w:pPr>
        <w:numPr>
          <w:ilvl w:val="0"/>
          <w:numId w:val="2"/>
        </w:numPr>
        <w:pBdr>
          <w:top w:val="nil"/>
          <w:left w:val="nil"/>
          <w:bottom w:val="nil"/>
          <w:right w:val="nil"/>
          <w:between w:val="nil"/>
        </w:pBdr>
        <w:rPr>
          <w:color w:val="000000"/>
          <w:sz w:val="20"/>
          <w:szCs w:val="20"/>
        </w:rPr>
      </w:pPr>
      <w:r>
        <w:rPr>
          <w:b/>
          <w:color w:val="000000"/>
          <w:sz w:val="20"/>
          <w:szCs w:val="20"/>
        </w:rPr>
        <w:t>CTI Dataset Categories:</w:t>
      </w:r>
    </w:p>
    <w:p w14:paraId="68EDA808" w14:textId="77777777" w:rsidR="00A957B5" w:rsidRDefault="00E82CBD">
      <w:pPr>
        <w:numPr>
          <w:ilvl w:val="1"/>
          <w:numId w:val="2"/>
        </w:numPr>
        <w:pBdr>
          <w:top w:val="nil"/>
          <w:left w:val="nil"/>
          <w:bottom w:val="nil"/>
          <w:right w:val="nil"/>
          <w:between w:val="nil"/>
        </w:pBdr>
        <w:rPr>
          <w:color w:val="000000"/>
          <w:sz w:val="20"/>
          <w:szCs w:val="20"/>
        </w:rPr>
      </w:pPr>
      <w:r>
        <w:rPr>
          <w:color w:val="000000"/>
          <w:sz w:val="20"/>
          <w:szCs w:val="20"/>
        </w:rPr>
        <w:t>Category 1, structural/graph generation: MITRE ATT&amp;CK, CVE, CAPEC, CWE, MITRE Engage, EPSS, CISA KEV</w:t>
      </w:r>
    </w:p>
    <w:p w14:paraId="68EDA809" w14:textId="77777777" w:rsidR="00A957B5" w:rsidRDefault="00E82CBD">
      <w:pPr>
        <w:numPr>
          <w:ilvl w:val="1"/>
          <w:numId w:val="2"/>
        </w:numPr>
        <w:pBdr>
          <w:top w:val="nil"/>
          <w:left w:val="nil"/>
          <w:bottom w:val="nil"/>
          <w:right w:val="nil"/>
          <w:between w:val="nil"/>
        </w:pBdr>
        <w:rPr>
          <w:color w:val="000000"/>
          <w:sz w:val="20"/>
          <w:szCs w:val="20"/>
        </w:rPr>
      </w:pPr>
      <w:r>
        <w:rPr>
          <w:color w:val="000000"/>
          <w:sz w:val="20"/>
          <w:szCs w:val="20"/>
        </w:rPr>
        <w:t xml:space="preserve">Category 2, LLM-assisted generation: BRON, SIGMA Rules, MITRE </w:t>
      </w:r>
      <w:proofErr w:type="gramStart"/>
      <w:r>
        <w:rPr>
          <w:color w:val="000000"/>
          <w:sz w:val="20"/>
          <w:szCs w:val="20"/>
        </w:rPr>
        <w:t>CAR,  Wazuh</w:t>
      </w:r>
      <w:proofErr w:type="gramEnd"/>
      <w:r>
        <w:rPr>
          <w:color w:val="000000"/>
          <w:sz w:val="20"/>
          <w:szCs w:val="20"/>
        </w:rPr>
        <w:t xml:space="preserve"> rules</w:t>
      </w:r>
    </w:p>
    <w:p w14:paraId="68EDA80A" w14:textId="77777777" w:rsidR="00A957B5" w:rsidRDefault="00E82CBD">
      <w:pPr>
        <w:numPr>
          <w:ilvl w:val="1"/>
          <w:numId w:val="2"/>
        </w:numPr>
        <w:pBdr>
          <w:top w:val="nil"/>
          <w:left w:val="nil"/>
          <w:bottom w:val="nil"/>
          <w:right w:val="nil"/>
          <w:between w:val="nil"/>
        </w:pBdr>
        <w:rPr>
          <w:b/>
          <w:color w:val="000000"/>
          <w:sz w:val="20"/>
          <w:szCs w:val="20"/>
        </w:rPr>
      </w:pPr>
      <w:r>
        <w:rPr>
          <w:color w:val="000000"/>
          <w:sz w:val="20"/>
          <w:szCs w:val="20"/>
        </w:rPr>
        <w:t xml:space="preserve">Category 3, proprietary datasets: Flashpoint Ignite </w:t>
      </w:r>
      <w:r>
        <w:rPr>
          <w:b/>
          <w:color w:val="000000"/>
          <w:sz w:val="20"/>
          <w:szCs w:val="20"/>
        </w:rPr>
        <w:t xml:space="preserve"> </w:t>
      </w:r>
    </w:p>
    <w:p w14:paraId="68EDA80B" w14:textId="77777777" w:rsidR="00A957B5" w:rsidRDefault="00E82CBD">
      <w:pPr>
        <w:numPr>
          <w:ilvl w:val="0"/>
          <w:numId w:val="2"/>
        </w:numPr>
        <w:pBdr>
          <w:top w:val="nil"/>
          <w:left w:val="nil"/>
          <w:bottom w:val="nil"/>
          <w:right w:val="nil"/>
          <w:between w:val="nil"/>
        </w:pBdr>
        <w:rPr>
          <w:color w:val="000000"/>
          <w:sz w:val="20"/>
          <w:szCs w:val="20"/>
        </w:rPr>
      </w:pPr>
      <w:r>
        <w:rPr>
          <w:b/>
          <w:color w:val="000000"/>
          <w:sz w:val="20"/>
          <w:szCs w:val="20"/>
        </w:rPr>
        <w:t>Assumptions</w:t>
      </w:r>
      <w:r>
        <w:rPr>
          <w:color w:val="000000"/>
          <w:sz w:val="20"/>
          <w:szCs w:val="20"/>
        </w:rPr>
        <w:t>:</w:t>
      </w:r>
    </w:p>
    <w:p w14:paraId="68EDA80C" w14:textId="77777777" w:rsidR="00A957B5" w:rsidRDefault="00E82CBD">
      <w:pPr>
        <w:numPr>
          <w:ilvl w:val="1"/>
          <w:numId w:val="2"/>
        </w:numPr>
        <w:pBdr>
          <w:top w:val="nil"/>
          <w:left w:val="nil"/>
          <w:bottom w:val="nil"/>
          <w:right w:val="nil"/>
          <w:between w:val="nil"/>
        </w:pBdr>
        <w:rPr>
          <w:rFonts w:ascii="Calibri" w:eastAsia="Calibri" w:hAnsi="Calibri" w:cs="Calibri"/>
          <w:color w:val="000000"/>
          <w:sz w:val="20"/>
          <w:szCs w:val="20"/>
        </w:rPr>
      </w:pPr>
      <w:r>
        <w:rPr>
          <w:color w:val="000000"/>
          <w:sz w:val="20"/>
          <w:szCs w:val="20"/>
        </w:rPr>
        <w:t>Availability of a CTI Dataset Query API developed by another ASG team (Amir?).</w:t>
      </w:r>
    </w:p>
    <w:p w14:paraId="68EDA80D" w14:textId="77777777" w:rsidR="00A957B5" w:rsidRDefault="00A957B5">
      <w:pPr>
        <w:pBdr>
          <w:top w:val="nil"/>
          <w:left w:val="nil"/>
          <w:bottom w:val="nil"/>
          <w:right w:val="nil"/>
          <w:between w:val="nil"/>
        </w:pBdr>
        <w:ind w:left="1440"/>
        <w:rPr>
          <w:rFonts w:ascii="Calibri" w:eastAsia="Calibri" w:hAnsi="Calibri" w:cs="Calibri"/>
          <w:color w:val="000000"/>
          <w:sz w:val="20"/>
          <w:szCs w:val="20"/>
        </w:rPr>
      </w:pPr>
    </w:p>
    <w:p w14:paraId="68EDA80E" w14:textId="77777777" w:rsidR="00A957B5" w:rsidRDefault="00E82CBD">
      <w:pPr>
        <w:numPr>
          <w:ilvl w:val="0"/>
          <w:numId w:val="1"/>
        </w:numPr>
        <w:pBdr>
          <w:top w:val="nil"/>
          <w:left w:val="nil"/>
          <w:bottom w:val="nil"/>
          <w:right w:val="nil"/>
          <w:between w:val="nil"/>
        </w:pBdr>
        <w:ind w:left="360" w:hanging="360"/>
        <w:rPr>
          <w:b/>
          <w:color w:val="000000"/>
          <w:sz w:val="20"/>
          <w:szCs w:val="20"/>
        </w:rPr>
      </w:pPr>
      <w:r>
        <w:rPr>
          <w:b/>
          <w:color w:val="000000"/>
          <w:sz w:val="20"/>
          <w:szCs w:val="20"/>
        </w:rPr>
        <w:t>Statement of Work:</w:t>
      </w:r>
    </w:p>
    <w:p w14:paraId="68EDA80F" w14:textId="6C5F4272" w:rsidR="00A957B5" w:rsidRDefault="00000000">
      <w:pPr>
        <w:numPr>
          <w:ilvl w:val="1"/>
          <w:numId w:val="7"/>
        </w:numPr>
        <w:pBdr>
          <w:top w:val="nil"/>
          <w:left w:val="nil"/>
          <w:bottom w:val="nil"/>
          <w:right w:val="nil"/>
          <w:between w:val="nil"/>
        </w:pBdr>
        <w:rPr>
          <w:color w:val="000000"/>
          <w:sz w:val="20"/>
          <w:szCs w:val="20"/>
        </w:rPr>
      </w:pPr>
      <w:sdt>
        <w:sdtPr>
          <w:tag w:val="goog_rdk_1"/>
          <w:id w:val="-2128508160"/>
        </w:sdtPr>
        <w:sdtContent>
          <w:commentRangeStart w:id="1"/>
        </w:sdtContent>
      </w:sdt>
      <w:sdt>
        <w:sdtPr>
          <w:tag w:val="goog_rdk_2"/>
          <w:id w:val="1214649919"/>
          <w:showingPlcHdr/>
        </w:sdtPr>
        <w:sdtContent>
          <w:r w:rsidR="00B37563">
            <w:t xml:space="preserve">     </w:t>
          </w:r>
          <w:commentRangeStart w:id="2"/>
        </w:sdtContent>
      </w:sdt>
      <w:r w:rsidR="00E82CBD">
        <w:rPr>
          <w:b/>
          <w:color w:val="000000"/>
          <w:sz w:val="20"/>
          <w:szCs w:val="20"/>
        </w:rPr>
        <w:t>Task 1 – System Design for structural generation</w:t>
      </w:r>
      <w:r w:rsidR="00E82CBD">
        <w:rPr>
          <w:color w:val="000000"/>
          <w:sz w:val="20"/>
          <w:szCs w:val="20"/>
        </w:rPr>
        <w:t xml:space="preserve"> (Cat. 1 datasets)</w:t>
      </w:r>
    </w:p>
    <w:p w14:paraId="68EDA810"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Conduct a review of IFT for HF models. </w:t>
      </w:r>
    </w:p>
    <w:p w14:paraId="68EDA811"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Analyze IFT generation requirements with the team.</w:t>
      </w:r>
    </w:p>
    <w:p w14:paraId="68EDA812"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Design user interface: tools and API for IDG.</w:t>
      </w:r>
    </w:p>
    <w:p w14:paraId="68EDA813"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Conduct a review of Category 1 datasets.</w:t>
      </w:r>
    </w:p>
    <w:p w14:paraId="68EDA814"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Build schema for Cat. 1 </w:t>
      </w:r>
      <w:proofErr w:type="gramStart"/>
      <w:r>
        <w:rPr>
          <w:color w:val="000000"/>
          <w:sz w:val="20"/>
          <w:szCs w:val="20"/>
        </w:rPr>
        <w:t>datasets</w:t>
      </w:r>
      <w:proofErr w:type="gramEnd"/>
      <w:r>
        <w:rPr>
          <w:color w:val="000000"/>
          <w:sz w:val="20"/>
          <w:szCs w:val="20"/>
        </w:rPr>
        <w:t xml:space="preserve"> suitable for structural generation and the instruction template grammar.</w:t>
      </w:r>
    </w:p>
    <w:p w14:paraId="68EDA815"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Design specification for IFT record-keeping and versioning. This is needed to keep track of:</w:t>
      </w:r>
    </w:p>
    <w:p w14:paraId="68EDA816"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CTI source file date/version used</w:t>
      </w:r>
    </w:p>
    <w:p w14:paraId="68EDA817"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 xml:space="preserve">schema entity &amp; relationship population </w:t>
      </w:r>
      <w:proofErr w:type="gramStart"/>
      <w:r>
        <w:rPr>
          <w:color w:val="000000"/>
          <w:sz w:val="20"/>
          <w:szCs w:val="20"/>
        </w:rPr>
        <w:t>parameters :</w:t>
      </w:r>
      <w:proofErr w:type="gramEnd"/>
    </w:p>
    <w:p w14:paraId="68EDA818" w14:textId="77777777" w:rsidR="00A957B5" w:rsidRDefault="00E82CBD">
      <w:pPr>
        <w:numPr>
          <w:ilvl w:val="4"/>
          <w:numId w:val="7"/>
        </w:numPr>
        <w:pBdr>
          <w:top w:val="nil"/>
          <w:left w:val="nil"/>
          <w:bottom w:val="nil"/>
          <w:right w:val="nil"/>
          <w:between w:val="nil"/>
        </w:pBdr>
        <w:rPr>
          <w:color w:val="000000"/>
          <w:sz w:val="20"/>
          <w:szCs w:val="20"/>
        </w:rPr>
      </w:pPr>
      <w:r>
        <w:rPr>
          <w:color w:val="000000"/>
          <w:sz w:val="20"/>
          <w:szCs w:val="20"/>
        </w:rPr>
        <w:t>schema used</w:t>
      </w:r>
    </w:p>
    <w:p w14:paraId="68EDA819" w14:textId="77777777" w:rsidR="00A957B5" w:rsidRDefault="00E82CBD">
      <w:pPr>
        <w:numPr>
          <w:ilvl w:val="4"/>
          <w:numId w:val="7"/>
        </w:numPr>
        <w:pBdr>
          <w:top w:val="nil"/>
          <w:left w:val="nil"/>
          <w:bottom w:val="nil"/>
          <w:right w:val="nil"/>
          <w:between w:val="nil"/>
        </w:pBdr>
        <w:rPr>
          <w:color w:val="000000"/>
          <w:sz w:val="20"/>
          <w:szCs w:val="20"/>
        </w:rPr>
      </w:pPr>
      <w:r>
        <w:rPr>
          <w:color w:val="000000"/>
          <w:sz w:val="20"/>
          <w:szCs w:val="20"/>
        </w:rPr>
        <w:t>quantity / ratios / probability (rng seeds) used for generation</w:t>
      </w:r>
    </w:p>
    <w:p w14:paraId="68EDA81A" w14:textId="77777777" w:rsidR="00A957B5" w:rsidRDefault="00E82CBD">
      <w:pPr>
        <w:numPr>
          <w:ilvl w:val="4"/>
          <w:numId w:val="7"/>
        </w:numPr>
        <w:pBdr>
          <w:top w:val="nil"/>
          <w:left w:val="nil"/>
          <w:bottom w:val="nil"/>
          <w:right w:val="nil"/>
          <w:between w:val="nil"/>
        </w:pBdr>
        <w:rPr>
          <w:color w:val="000000"/>
          <w:sz w:val="20"/>
          <w:szCs w:val="20"/>
        </w:rPr>
      </w:pPr>
      <w:r>
        <w:rPr>
          <w:color w:val="000000"/>
          <w:sz w:val="20"/>
          <w:szCs w:val="20"/>
        </w:rPr>
        <w:t>timestamps and other metadata</w:t>
      </w:r>
    </w:p>
    <w:p w14:paraId="68EDA81B"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Design software architecture for structural generation that is extensible for CTI documents with arbitrary schemas.</w:t>
      </w:r>
    </w:p>
    <w:p w14:paraId="68EDA81C"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1D"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IDG user interface specification (tools, API).</w:t>
      </w:r>
    </w:p>
    <w:p w14:paraId="68EDA81E"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Schema for Category 1 CTI documents.</w:t>
      </w:r>
    </w:p>
    <w:p w14:paraId="68EDA81F"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Instruction template grammar specification.</w:t>
      </w:r>
    </w:p>
    <w:p w14:paraId="68EDA820"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Architecture design artifacts (e.g. UML diagrams).</w:t>
      </w:r>
      <w:commentRangeEnd w:id="1"/>
      <w:r>
        <w:rPr>
          <w:rStyle w:val="CommentReference"/>
          <w:b/>
          <w:color w:val="000000"/>
          <w:sz w:val="20"/>
          <w:szCs w:val="20"/>
        </w:rPr>
        <w:commentReference w:id="1"/>
      </w:r>
      <w:commentRangeEnd w:id="2"/>
      <w:r>
        <w:rPr>
          <w:rStyle w:val="CommentReference"/>
          <w:b/>
          <w:color w:val="000000"/>
          <w:sz w:val="20"/>
          <w:szCs w:val="20"/>
        </w:rPr>
        <w:commentReference w:id="2"/>
      </w:r>
    </w:p>
    <w:p w14:paraId="68EDA821" w14:textId="77777777" w:rsidR="00A957B5" w:rsidRDefault="00000000">
      <w:pPr>
        <w:numPr>
          <w:ilvl w:val="1"/>
          <w:numId w:val="7"/>
        </w:numPr>
        <w:pBdr>
          <w:top w:val="nil"/>
          <w:left w:val="nil"/>
          <w:bottom w:val="nil"/>
          <w:right w:val="nil"/>
          <w:between w:val="nil"/>
        </w:pBdr>
        <w:rPr>
          <w:color w:val="000000"/>
          <w:sz w:val="20"/>
          <w:szCs w:val="20"/>
        </w:rPr>
      </w:pPr>
      <w:sdt>
        <w:sdtPr>
          <w:tag w:val="goog_rdk_3"/>
          <w:id w:val="794364533"/>
        </w:sdtPr>
        <w:sdtContent>
          <w:commentRangeStart w:id="3"/>
        </w:sdtContent>
      </w:sdt>
      <w:r w:rsidR="00E82CBD">
        <w:rPr>
          <w:b/>
          <w:sz w:val="20"/>
          <w:szCs w:val="20"/>
        </w:rPr>
        <w:t>Task 2 – Prototype Implementation and testing for structural generation</w:t>
      </w:r>
      <w:r w:rsidR="00E82CBD">
        <w:rPr>
          <w:b/>
          <w:color w:val="000000"/>
          <w:sz w:val="20"/>
          <w:szCs w:val="20"/>
        </w:rPr>
        <w:t xml:space="preserve"> </w:t>
      </w:r>
    </w:p>
    <w:p w14:paraId="68EDA822"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Develop algorithms for structural generation from Cat. 1 </w:t>
      </w:r>
      <w:proofErr w:type="gramStart"/>
      <w:r>
        <w:rPr>
          <w:color w:val="000000"/>
          <w:sz w:val="20"/>
          <w:szCs w:val="20"/>
        </w:rPr>
        <w:t>datasets</w:t>
      </w:r>
      <w:proofErr w:type="gramEnd"/>
      <w:r>
        <w:rPr>
          <w:color w:val="000000"/>
          <w:sz w:val="20"/>
          <w:szCs w:val="20"/>
        </w:rPr>
        <w:t>.</w:t>
      </w:r>
    </w:p>
    <w:p w14:paraId="68EDA823"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Implement system in Python.</w:t>
      </w:r>
    </w:p>
    <w:p w14:paraId="68EDA824"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Test with sample templates.</w:t>
      </w:r>
    </w:p>
    <w:p w14:paraId="68EDA825"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26"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lastRenderedPageBreak/>
        <w:t>Python code for system prototype and tests on ASG Github repository.</w:t>
      </w:r>
    </w:p>
    <w:p w14:paraId="68EDA827"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Sample test datasets.</w:t>
      </w:r>
    </w:p>
    <w:p w14:paraId="68EDA828" w14:textId="77777777" w:rsidR="00A957B5" w:rsidRDefault="00E82CBD">
      <w:pPr>
        <w:numPr>
          <w:ilvl w:val="1"/>
          <w:numId w:val="7"/>
        </w:numPr>
        <w:pBdr>
          <w:top w:val="nil"/>
          <w:left w:val="nil"/>
          <w:bottom w:val="nil"/>
          <w:right w:val="nil"/>
          <w:between w:val="nil"/>
        </w:pBdr>
        <w:rPr>
          <w:color w:val="000000"/>
          <w:sz w:val="20"/>
          <w:szCs w:val="20"/>
        </w:rPr>
      </w:pPr>
      <w:r>
        <w:rPr>
          <w:b/>
          <w:color w:val="000000"/>
          <w:sz w:val="20"/>
          <w:szCs w:val="20"/>
        </w:rPr>
        <w:t>Task 3 – Structural IFT data generation for Category 1 CTI datasets</w:t>
      </w:r>
      <w:r>
        <w:rPr>
          <w:color w:val="000000"/>
          <w:sz w:val="20"/>
          <w:szCs w:val="20"/>
        </w:rPr>
        <w:t xml:space="preserve"> </w:t>
      </w:r>
    </w:p>
    <w:p w14:paraId="68EDA829"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Obtain useful</w:t>
      </w:r>
      <w:r>
        <w:rPr>
          <w:b/>
          <w:i/>
          <w:color w:val="000000"/>
          <w:sz w:val="20"/>
          <w:szCs w:val="20"/>
        </w:rPr>
        <w:t xml:space="preserve"> </w:t>
      </w:r>
      <w:r>
        <w:rPr>
          <w:color w:val="000000"/>
          <w:sz w:val="20"/>
          <w:szCs w:val="20"/>
        </w:rPr>
        <w:t>instruction template drafts from ASG domain experts.</w:t>
      </w:r>
    </w:p>
    <w:p w14:paraId="68EDA82A"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Obtain generation parameters from ASG team.</w:t>
      </w:r>
    </w:p>
    <w:p w14:paraId="68EDA82B"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Evaluate and encode templates according to template grammar in collaboration with the team.</w:t>
      </w:r>
    </w:p>
    <w:p w14:paraId="68EDA82C"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Generate datasets.</w:t>
      </w:r>
    </w:p>
    <w:p w14:paraId="68EDA82D"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2E"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Encoded IFT templates.</w:t>
      </w:r>
    </w:p>
    <w:p w14:paraId="68EDA82F"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IFT Dataset files.</w:t>
      </w:r>
    </w:p>
    <w:p w14:paraId="68EDA830" w14:textId="77777777" w:rsidR="00A957B5" w:rsidRDefault="00E82CBD">
      <w:pPr>
        <w:numPr>
          <w:ilvl w:val="1"/>
          <w:numId w:val="7"/>
        </w:numPr>
        <w:pBdr>
          <w:top w:val="nil"/>
          <w:left w:val="nil"/>
          <w:bottom w:val="nil"/>
          <w:right w:val="nil"/>
          <w:between w:val="nil"/>
        </w:pBdr>
        <w:rPr>
          <w:color w:val="000000"/>
          <w:sz w:val="20"/>
          <w:szCs w:val="20"/>
        </w:rPr>
      </w:pPr>
      <w:r>
        <w:rPr>
          <w:b/>
          <w:color w:val="000000"/>
          <w:sz w:val="20"/>
          <w:szCs w:val="20"/>
        </w:rPr>
        <w:t xml:space="preserve">Task 4 – Finetuning Huggingface models on Structural type IFT datasets </w:t>
      </w:r>
      <w:r>
        <w:rPr>
          <w:color w:val="000000"/>
          <w:sz w:val="20"/>
          <w:szCs w:val="20"/>
        </w:rPr>
        <w:t>(Category 1)</w:t>
      </w:r>
    </w:p>
    <w:p w14:paraId="68EDA831"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Develop fine tuning code for HF models.</w:t>
      </w:r>
    </w:p>
    <w:p w14:paraId="68EDA832"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Select hyperparameters.</w:t>
      </w:r>
    </w:p>
    <w:p w14:paraId="68EDA833"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Execute fine tuning programs.</w:t>
      </w:r>
    </w:p>
    <w:p w14:paraId="68EDA834"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 HF model files to be evaluated on ASG CTI Bench by the team.</w:t>
      </w:r>
    </w:p>
    <w:p w14:paraId="68EDA835"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Iterate 1-4 as necessary.</w:t>
      </w:r>
    </w:p>
    <w:p w14:paraId="68EDA836"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37"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fine-tuned HF model files on ASG Github repository or some other method.</w:t>
      </w:r>
    </w:p>
    <w:p w14:paraId="68EDA838"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fine-tuning parameters</w:t>
      </w:r>
    </w:p>
    <w:p w14:paraId="68EDA839"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benchmark scores</w:t>
      </w:r>
      <w:commentRangeEnd w:id="3"/>
      <w:r>
        <w:rPr>
          <w:rStyle w:val="CommentReference"/>
          <w:b/>
          <w:color w:val="000000"/>
          <w:sz w:val="20"/>
          <w:szCs w:val="20"/>
        </w:rPr>
        <w:commentReference w:id="3"/>
      </w:r>
    </w:p>
    <w:p w14:paraId="68EDA83A" w14:textId="77777777" w:rsidR="00A957B5" w:rsidRDefault="00000000">
      <w:pPr>
        <w:numPr>
          <w:ilvl w:val="1"/>
          <w:numId w:val="7"/>
        </w:numPr>
        <w:pBdr>
          <w:top w:val="nil"/>
          <w:left w:val="nil"/>
          <w:bottom w:val="nil"/>
          <w:right w:val="nil"/>
          <w:between w:val="nil"/>
        </w:pBdr>
        <w:rPr>
          <w:color w:val="000000"/>
          <w:sz w:val="20"/>
          <w:szCs w:val="20"/>
        </w:rPr>
      </w:pPr>
      <w:sdt>
        <w:sdtPr>
          <w:tag w:val="goog_rdk_4"/>
          <w:id w:val="-1187608047"/>
        </w:sdtPr>
        <w:sdtContent>
          <w:commentRangeStart w:id="4"/>
        </w:sdtContent>
      </w:sdt>
      <w:r w:rsidR="00E82CBD">
        <w:rPr>
          <w:b/>
          <w:color w:val="000000"/>
          <w:sz w:val="20"/>
          <w:szCs w:val="20"/>
        </w:rPr>
        <w:t>Task 5 – System Design for structured LLM-assisted instruction generation for Category 2 CTI datasets</w:t>
      </w:r>
    </w:p>
    <w:p w14:paraId="68EDA83B"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Method is described in</w:t>
      </w:r>
      <w:r>
        <w:rPr>
          <w:b/>
          <w:color w:val="000000"/>
          <w:sz w:val="20"/>
          <w:szCs w:val="20"/>
        </w:rPr>
        <w:t xml:space="preserve"> </w:t>
      </w:r>
      <w:r>
        <w:rPr>
          <w:color w:val="000000"/>
          <w:sz w:val="20"/>
          <w:szCs w:val="20"/>
        </w:rPr>
        <w:t xml:space="preserve">[Cyberpal.AI 3.1.2]. Start from relationships in BRON (and </w:t>
      </w:r>
      <w:proofErr w:type="gramStart"/>
      <w:r>
        <w:rPr>
          <w:color w:val="000000"/>
          <w:sz w:val="20"/>
          <w:szCs w:val="20"/>
        </w:rPr>
        <w:t>other</w:t>
      </w:r>
      <w:proofErr w:type="gramEnd"/>
      <w:r>
        <w:rPr>
          <w:color w:val="000000"/>
          <w:sz w:val="20"/>
          <w:szCs w:val="20"/>
        </w:rPr>
        <w:t xml:space="preserve"> Cat. 2 docs) that span multiple Cat. 1 </w:t>
      </w:r>
      <w:proofErr w:type="gramStart"/>
      <w:r>
        <w:rPr>
          <w:color w:val="000000"/>
          <w:sz w:val="20"/>
          <w:szCs w:val="20"/>
        </w:rPr>
        <w:t>graphs</w:t>
      </w:r>
      <w:proofErr w:type="gramEnd"/>
      <w:r>
        <w:rPr>
          <w:color w:val="000000"/>
          <w:sz w:val="20"/>
          <w:szCs w:val="20"/>
        </w:rPr>
        <w:t xml:space="preserve">. Use a teacher model to determine how entities are connected. Generate longer paths and ask </w:t>
      </w:r>
      <w:proofErr w:type="gramStart"/>
      <w:r>
        <w:rPr>
          <w:color w:val="000000"/>
          <w:sz w:val="20"/>
          <w:szCs w:val="20"/>
        </w:rPr>
        <w:t>teacher  LLM</w:t>
      </w:r>
      <w:proofErr w:type="gramEnd"/>
      <w:r>
        <w:rPr>
          <w:color w:val="000000"/>
          <w:sz w:val="20"/>
          <w:szCs w:val="20"/>
        </w:rPr>
        <w:t xml:space="preserve"> to explain explanation for connection. This results in a Chain of Thought (COT) for each such relationship. Similar, for multi-path situations. Negative sampling is essential for teaching models not to hallucinate non-existent relationships.</w:t>
      </w:r>
    </w:p>
    <w:p w14:paraId="68EDA83C"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Design template grammar and language elements for LLM-assisted structural generation that supports teacher model guidance (i.e. embedded instructions for teacher model inside the IFT template). </w:t>
      </w:r>
    </w:p>
    <w:p w14:paraId="68EDA83D"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Build schema for Category 2 CTI documents.</w:t>
      </w:r>
    </w:p>
    <w:p w14:paraId="68EDA83E"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Enhance user interface (tools and API) to support this method. </w:t>
      </w:r>
    </w:p>
    <w:p w14:paraId="68EDA83F"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Enhance original design from Task 1 to support LLM-assisted generation for Category 2 CTI documents. Use a data-driven approach for triple generation to minimize need for custom coding.</w:t>
      </w:r>
    </w:p>
    <w:p w14:paraId="68EDA840"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41"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LLM-assisted generation strategies.</w:t>
      </w:r>
    </w:p>
    <w:p w14:paraId="68EDA842"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Revised schema for Category 2 CTI documents.</w:t>
      </w:r>
    </w:p>
    <w:p w14:paraId="68EDA843"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Enhanced template grammar.</w:t>
      </w:r>
    </w:p>
    <w:p w14:paraId="68EDA844"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Architecture design artifacts.</w:t>
      </w:r>
    </w:p>
    <w:p w14:paraId="68EDA845" w14:textId="77777777" w:rsidR="00A957B5" w:rsidRDefault="00E82CBD">
      <w:pPr>
        <w:numPr>
          <w:ilvl w:val="1"/>
          <w:numId w:val="7"/>
        </w:numPr>
        <w:pBdr>
          <w:top w:val="nil"/>
          <w:left w:val="nil"/>
          <w:bottom w:val="nil"/>
          <w:right w:val="nil"/>
          <w:between w:val="nil"/>
        </w:pBdr>
        <w:rPr>
          <w:color w:val="000000"/>
          <w:sz w:val="20"/>
          <w:szCs w:val="20"/>
        </w:rPr>
      </w:pPr>
      <w:r>
        <w:rPr>
          <w:b/>
          <w:color w:val="000000"/>
          <w:sz w:val="20"/>
          <w:szCs w:val="20"/>
        </w:rPr>
        <w:t>Task 6 – Implement LLM-assisted Generation System from Task 5.</w:t>
      </w:r>
    </w:p>
    <w:p w14:paraId="68EDA846"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Develop methods and algorithms.</w:t>
      </w:r>
    </w:p>
    <w:p w14:paraId="68EDA847"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Write Python code for main system and tests.</w:t>
      </w:r>
    </w:p>
    <w:p w14:paraId="68EDA848"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Test with sample templates for Category 2 CTI documents.</w:t>
      </w:r>
    </w:p>
    <w:p w14:paraId="68EDA849"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4A"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Python code for system prototype and tests on ASG Github repository.</w:t>
      </w:r>
    </w:p>
    <w:p w14:paraId="68EDA84B"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Resulting sample test datasets.</w:t>
      </w:r>
    </w:p>
    <w:p w14:paraId="68EDA84C" w14:textId="77777777" w:rsidR="00A957B5" w:rsidRDefault="00E82CBD">
      <w:pPr>
        <w:numPr>
          <w:ilvl w:val="1"/>
          <w:numId w:val="7"/>
        </w:numPr>
        <w:pBdr>
          <w:top w:val="nil"/>
          <w:left w:val="nil"/>
          <w:bottom w:val="nil"/>
          <w:right w:val="nil"/>
          <w:between w:val="nil"/>
        </w:pBdr>
        <w:rPr>
          <w:color w:val="000000"/>
          <w:sz w:val="20"/>
          <w:szCs w:val="20"/>
        </w:rPr>
      </w:pPr>
      <w:r>
        <w:rPr>
          <w:b/>
          <w:color w:val="000000"/>
          <w:sz w:val="20"/>
          <w:szCs w:val="20"/>
        </w:rPr>
        <w:t xml:space="preserve">Task 7 </w:t>
      </w:r>
      <w:proofErr w:type="gramStart"/>
      <w:r>
        <w:rPr>
          <w:b/>
          <w:color w:val="000000"/>
          <w:sz w:val="20"/>
          <w:szCs w:val="20"/>
        </w:rPr>
        <w:t>-  LLM</w:t>
      </w:r>
      <w:proofErr w:type="gramEnd"/>
      <w:r>
        <w:rPr>
          <w:b/>
          <w:color w:val="000000"/>
          <w:sz w:val="20"/>
          <w:szCs w:val="20"/>
        </w:rPr>
        <w:t>-assisted structural IFT data generation for Category 2 CTI datasets</w:t>
      </w:r>
      <w:r>
        <w:rPr>
          <w:color w:val="000000"/>
          <w:sz w:val="20"/>
          <w:szCs w:val="20"/>
        </w:rPr>
        <w:t xml:space="preserve"> </w:t>
      </w:r>
    </w:p>
    <w:p w14:paraId="68EDA84D"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Obtain useful</w:t>
      </w:r>
      <w:r>
        <w:rPr>
          <w:b/>
          <w:i/>
          <w:color w:val="000000"/>
          <w:sz w:val="20"/>
          <w:szCs w:val="20"/>
        </w:rPr>
        <w:t xml:space="preserve"> </w:t>
      </w:r>
      <w:r>
        <w:rPr>
          <w:color w:val="000000"/>
          <w:sz w:val="20"/>
          <w:szCs w:val="20"/>
        </w:rPr>
        <w:t>instruction template drafts from ASG domain experts.</w:t>
      </w:r>
    </w:p>
    <w:p w14:paraId="68EDA84E"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Obtain and update generation parameters from ASG team.</w:t>
      </w:r>
    </w:p>
    <w:p w14:paraId="68EDA84F"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Evaluate and encode templates according to revised template grammar in collaboration with the team.</w:t>
      </w:r>
    </w:p>
    <w:p w14:paraId="68EDA850"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Generate datasets for Category 2 CTI datasets.</w:t>
      </w:r>
    </w:p>
    <w:p w14:paraId="68EDA851"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52"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Encoded IFT templates for Category 2 CTI datasets.</w:t>
      </w:r>
    </w:p>
    <w:p w14:paraId="68EDA853"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IFT Dataset files.</w:t>
      </w:r>
    </w:p>
    <w:p w14:paraId="68EDA854" w14:textId="77777777" w:rsidR="00A957B5" w:rsidRDefault="00E82CBD">
      <w:pPr>
        <w:numPr>
          <w:ilvl w:val="1"/>
          <w:numId w:val="7"/>
        </w:numPr>
        <w:pBdr>
          <w:top w:val="nil"/>
          <w:left w:val="nil"/>
          <w:bottom w:val="nil"/>
          <w:right w:val="nil"/>
          <w:between w:val="nil"/>
        </w:pBdr>
        <w:rPr>
          <w:color w:val="000000"/>
          <w:sz w:val="20"/>
          <w:szCs w:val="20"/>
        </w:rPr>
      </w:pPr>
      <w:r>
        <w:rPr>
          <w:b/>
          <w:color w:val="000000"/>
          <w:sz w:val="20"/>
          <w:szCs w:val="20"/>
        </w:rPr>
        <w:lastRenderedPageBreak/>
        <w:t>Task 8 - Finetuning Huggingface models on LLM-assisted IFT datasets (Categories 1 + 2)</w:t>
      </w:r>
    </w:p>
    <w:p w14:paraId="68EDA855"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Update fine tuning code for HF models, as needed, to support LLM-assisted generation.</w:t>
      </w:r>
    </w:p>
    <w:p w14:paraId="68EDA856"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Select hyperparameters.</w:t>
      </w:r>
    </w:p>
    <w:p w14:paraId="68EDA857"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Execute fine tuning programs on Category 1 </w:t>
      </w:r>
      <w:r>
        <w:rPr>
          <w:b/>
          <w:color w:val="000000"/>
          <w:sz w:val="20"/>
          <w:szCs w:val="20"/>
        </w:rPr>
        <w:t xml:space="preserve">and </w:t>
      </w:r>
      <w:r>
        <w:rPr>
          <w:color w:val="000000"/>
          <w:sz w:val="20"/>
          <w:szCs w:val="20"/>
        </w:rPr>
        <w:t xml:space="preserve">Category 2 IFT datasets. </w:t>
      </w:r>
    </w:p>
    <w:p w14:paraId="68EDA858"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 LLM-assisted HF model files to be evaluated on ASG CTI Bench by the team.</w:t>
      </w:r>
    </w:p>
    <w:p w14:paraId="68EDA859"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Iterate 1-4 as necessary.</w:t>
      </w:r>
    </w:p>
    <w:p w14:paraId="68EDA85A"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5B"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fine-tuned HF model files on ASG Github repository or some other method.</w:t>
      </w:r>
    </w:p>
    <w:p w14:paraId="68EDA85C"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fine-tuning parameters</w:t>
      </w:r>
    </w:p>
    <w:p w14:paraId="68EDA85D"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benchmark scores</w:t>
      </w:r>
      <w:commentRangeEnd w:id="4"/>
      <w:r>
        <w:rPr>
          <w:rStyle w:val="CommentReference"/>
          <w:b/>
          <w:color w:val="000000"/>
          <w:sz w:val="20"/>
          <w:szCs w:val="20"/>
        </w:rPr>
        <w:commentReference w:id="4"/>
      </w:r>
    </w:p>
    <w:p w14:paraId="68EDA85E" w14:textId="77777777" w:rsidR="00A957B5" w:rsidRDefault="00000000">
      <w:pPr>
        <w:numPr>
          <w:ilvl w:val="1"/>
          <w:numId w:val="7"/>
        </w:numPr>
        <w:pBdr>
          <w:top w:val="nil"/>
          <w:left w:val="nil"/>
          <w:bottom w:val="nil"/>
          <w:right w:val="nil"/>
          <w:between w:val="nil"/>
        </w:pBdr>
        <w:rPr>
          <w:color w:val="000000"/>
          <w:sz w:val="20"/>
          <w:szCs w:val="20"/>
        </w:rPr>
      </w:pPr>
      <w:sdt>
        <w:sdtPr>
          <w:tag w:val="goog_rdk_5"/>
          <w:id w:val="1613620225"/>
        </w:sdtPr>
        <w:sdtContent>
          <w:commentRangeStart w:id="5"/>
        </w:sdtContent>
      </w:sdt>
      <w:r w:rsidR="00E82CBD">
        <w:rPr>
          <w:b/>
          <w:color w:val="000000"/>
          <w:sz w:val="20"/>
          <w:szCs w:val="20"/>
        </w:rPr>
        <w:t>Task 9 – Integrate support for IFT Dataset for proprietary datasets – Category 3 CTI documents.</w:t>
      </w:r>
    </w:p>
    <w:p w14:paraId="68EDA85F"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Build schema for Category 3 CTI documents.</w:t>
      </w:r>
    </w:p>
    <w:p w14:paraId="68EDA860"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Design template grammar extensions and new language elements.</w:t>
      </w:r>
    </w:p>
    <w:p w14:paraId="68EDA861"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Update IDG system design as needed.</w:t>
      </w:r>
    </w:p>
    <w:p w14:paraId="68EDA862"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Develop algorithms and methods for proprietary datasets, as per revised design.</w:t>
      </w:r>
    </w:p>
    <w:p w14:paraId="68EDA863"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Write Python code for system and tests.</w:t>
      </w:r>
    </w:p>
    <w:p w14:paraId="68EDA864"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 xml:space="preserve">Test code and validate output. </w:t>
      </w:r>
    </w:p>
    <w:p w14:paraId="68EDA865"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Execute LLM-assisted IDG and generate Cat. 3 IFT dataset.</w:t>
      </w:r>
    </w:p>
    <w:p w14:paraId="68EDA866"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 (specific to Category 3 CTI docs):</w:t>
      </w:r>
    </w:p>
    <w:p w14:paraId="68EDA867"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 xml:space="preserve">Category 3 CTI document schema. </w:t>
      </w:r>
    </w:p>
    <w:p w14:paraId="68EDA868"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 xml:space="preserve">Updated template grammar. </w:t>
      </w:r>
    </w:p>
    <w:p w14:paraId="68EDA869"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Updated user interface: tools and API specs.</w:t>
      </w:r>
    </w:p>
    <w:p w14:paraId="68EDA86A"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Revised design artifacts.</w:t>
      </w:r>
    </w:p>
    <w:p w14:paraId="68EDA86B"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Source code on ASG repository.</w:t>
      </w:r>
    </w:p>
    <w:p w14:paraId="68EDA86C"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 xml:space="preserve">Cat. 3 IFT dataset. </w:t>
      </w:r>
    </w:p>
    <w:p w14:paraId="68EDA86D" w14:textId="77777777" w:rsidR="00A957B5" w:rsidRDefault="00E82CBD">
      <w:pPr>
        <w:numPr>
          <w:ilvl w:val="1"/>
          <w:numId w:val="7"/>
        </w:numPr>
        <w:pBdr>
          <w:top w:val="nil"/>
          <w:left w:val="nil"/>
          <w:bottom w:val="nil"/>
          <w:right w:val="nil"/>
          <w:between w:val="nil"/>
        </w:pBdr>
        <w:rPr>
          <w:color w:val="000000"/>
          <w:sz w:val="20"/>
          <w:szCs w:val="20"/>
        </w:rPr>
      </w:pPr>
      <w:r>
        <w:rPr>
          <w:b/>
          <w:color w:val="000000"/>
          <w:sz w:val="20"/>
          <w:szCs w:val="20"/>
        </w:rPr>
        <w:t>Task 10 – Finetuning Huggingface models on LLM-assisted IFT datasets (Categories 1+2+3)</w:t>
      </w:r>
    </w:p>
    <w:p w14:paraId="68EDA86E"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Develop fine tuning code for HF models, as needed by Category 3 IFT dataset.</w:t>
      </w:r>
    </w:p>
    <w:p w14:paraId="68EDA86F"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Select hyperparameters.</w:t>
      </w:r>
    </w:p>
    <w:p w14:paraId="68EDA870"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Execute fine tuning programs.</w:t>
      </w:r>
    </w:p>
    <w:p w14:paraId="68EDA871"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 HF model files to be evaluated on ASG CTI Bench by the team.</w:t>
      </w:r>
    </w:p>
    <w:p w14:paraId="68EDA872"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Iterate 1-4 as necessary.</w:t>
      </w:r>
    </w:p>
    <w:p w14:paraId="68EDA873" w14:textId="77777777" w:rsidR="00A957B5" w:rsidRDefault="00E82CBD">
      <w:pPr>
        <w:numPr>
          <w:ilvl w:val="2"/>
          <w:numId w:val="7"/>
        </w:numPr>
        <w:pBdr>
          <w:top w:val="nil"/>
          <w:left w:val="nil"/>
          <w:bottom w:val="nil"/>
          <w:right w:val="nil"/>
          <w:between w:val="nil"/>
        </w:pBdr>
        <w:rPr>
          <w:color w:val="000000"/>
          <w:sz w:val="20"/>
          <w:szCs w:val="20"/>
        </w:rPr>
      </w:pPr>
      <w:r>
        <w:rPr>
          <w:color w:val="000000"/>
          <w:sz w:val="20"/>
          <w:szCs w:val="20"/>
        </w:rPr>
        <w:t>Deliverables:</w:t>
      </w:r>
    </w:p>
    <w:p w14:paraId="68EDA874"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fine-tuned HF model files on ASG Github repository or some other method.</w:t>
      </w:r>
    </w:p>
    <w:p w14:paraId="68EDA875" w14:textId="77777777" w:rsidR="00A957B5" w:rsidRDefault="00E82CBD">
      <w:pPr>
        <w:numPr>
          <w:ilvl w:val="3"/>
          <w:numId w:val="7"/>
        </w:numPr>
        <w:pBdr>
          <w:top w:val="nil"/>
          <w:left w:val="nil"/>
          <w:bottom w:val="nil"/>
          <w:right w:val="nil"/>
          <w:between w:val="nil"/>
        </w:pBdr>
        <w:rPr>
          <w:color w:val="000000"/>
          <w:sz w:val="20"/>
          <w:szCs w:val="20"/>
        </w:rPr>
      </w:pPr>
      <w:r>
        <w:rPr>
          <w:color w:val="000000"/>
          <w:sz w:val="20"/>
          <w:szCs w:val="20"/>
        </w:rPr>
        <w:t>fine-tuning parameters</w:t>
      </w:r>
    </w:p>
    <w:p w14:paraId="68EDA876" w14:textId="77777777" w:rsidR="00A957B5" w:rsidRDefault="00E82CBD">
      <w:pPr>
        <w:numPr>
          <w:ilvl w:val="3"/>
          <w:numId w:val="7"/>
        </w:numPr>
        <w:pBdr>
          <w:top w:val="nil"/>
          <w:left w:val="nil"/>
          <w:bottom w:val="nil"/>
          <w:right w:val="nil"/>
          <w:between w:val="nil"/>
        </w:pBdr>
        <w:rPr>
          <w:b/>
          <w:color w:val="000000"/>
          <w:sz w:val="20"/>
          <w:szCs w:val="20"/>
        </w:rPr>
      </w:pPr>
      <w:r>
        <w:rPr>
          <w:color w:val="000000"/>
          <w:sz w:val="20"/>
          <w:szCs w:val="20"/>
        </w:rPr>
        <w:t>benchmark scores</w:t>
      </w:r>
      <w:commentRangeEnd w:id="5"/>
      <w:r>
        <w:rPr>
          <w:rStyle w:val="CommentReference"/>
          <w:b/>
          <w:color w:val="000000"/>
          <w:sz w:val="20"/>
          <w:szCs w:val="20"/>
        </w:rPr>
        <w:commentReference w:id="5"/>
      </w:r>
    </w:p>
    <w:p w14:paraId="68EDA877" w14:textId="77777777" w:rsidR="00A957B5" w:rsidRDefault="00A957B5">
      <w:pPr>
        <w:pBdr>
          <w:top w:val="nil"/>
          <w:left w:val="nil"/>
          <w:bottom w:val="nil"/>
          <w:right w:val="nil"/>
          <w:between w:val="nil"/>
        </w:pBdr>
        <w:ind w:left="1440"/>
        <w:rPr>
          <w:b/>
          <w:color w:val="000000"/>
          <w:sz w:val="20"/>
          <w:szCs w:val="20"/>
        </w:rPr>
      </w:pPr>
    </w:p>
    <w:p w14:paraId="68EDA878" w14:textId="77777777" w:rsidR="00A957B5" w:rsidRDefault="00E82CBD">
      <w:pPr>
        <w:numPr>
          <w:ilvl w:val="0"/>
          <w:numId w:val="3"/>
        </w:numPr>
        <w:pBdr>
          <w:top w:val="nil"/>
          <w:left w:val="nil"/>
          <w:bottom w:val="nil"/>
          <w:right w:val="nil"/>
          <w:between w:val="nil"/>
        </w:pBdr>
        <w:ind w:left="360" w:hanging="450"/>
        <w:rPr>
          <w:b/>
          <w:color w:val="000000"/>
          <w:sz w:val="20"/>
          <w:szCs w:val="20"/>
        </w:rPr>
      </w:pPr>
      <w:r>
        <w:rPr>
          <w:b/>
          <w:color w:val="000000"/>
          <w:sz w:val="20"/>
          <w:szCs w:val="20"/>
        </w:rPr>
        <w:t>Resources and Responsibilities:</w:t>
      </w:r>
    </w:p>
    <w:p w14:paraId="68EDA879" w14:textId="77777777" w:rsidR="00A957B5" w:rsidRDefault="00E82CBD">
      <w:pPr>
        <w:numPr>
          <w:ilvl w:val="0"/>
          <w:numId w:val="4"/>
        </w:numPr>
        <w:pBdr>
          <w:top w:val="nil"/>
          <w:left w:val="nil"/>
          <w:bottom w:val="nil"/>
          <w:right w:val="nil"/>
          <w:between w:val="nil"/>
        </w:pBdr>
        <w:rPr>
          <w:color w:val="000000"/>
          <w:sz w:val="20"/>
          <w:szCs w:val="20"/>
        </w:rPr>
      </w:pPr>
      <w:r>
        <w:rPr>
          <w:b/>
          <w:color w:val="000000"/>
          <w:sz w:val="20"/>
          <w:szCs w:val="20"/>
        </w:rPr>
        <w:t xml:space="preserve">University Professor (Dr. Cardei): </w:t>
      </w:r>
    </w:p>
    <w:p w14:paraId="68EDA87A" w14:textId="77777777" w:rsidR="00A957B5" w:rsidRDefault="00E82CBD">
      <w:pPr>
        <w:numPr>
          <w:ilvl w:val="2"/>
          <w:numId w:val="5"/>
        </w:numPr>
        <w:pBdr>
          <w:top w:val="nil"/>
          <w:left w:val="nil"/>
          <w:bottom w:val="nil"/>
          <w:right w:val="nil"/>
          <w:between w:val="nil"/>
        </w:pBdr>
        <w:ind w:left="1440"/>
        <w:rPr>
          <w:color w:val="000000"/>
          <w:sz w:val="20"/>
          <w:szCs w:val="20"/>
        </w:rPr>
      </w:pPr>
      <w:r>
        <w:rPr>
          <w:color w:val="000000"/>
          <w:sz w:val="20"/>
          <w:szCs w:val="20"/>
        </w:rPr>
        <w:t>Project oversight and guidance.</w:t>
      </w:r>
    </w:p>
    <w:p w14:paraId="68EDA87B" w14:textId="77777777" w:rsidR="00A957B5" w:rsidRDefault="00E82CBD">
      <w:pPr>
        <w:numPr>
          <w:ilvl w:val="2"/>
          <w:numId w:val="5"/>
        </w:numPr>
        <w:pBdr>
          <w:top w:val="nil"/>
          <w:left w:val="nil"/>
          <w:bottom w:val="nil"/>
          <w:right w:val="nil"/>
          <w:between w:val="nil"/>
        </w:pBdr>
        <w:ind w:left="1440"/>
        <w:rPr>
          <w:color w:val="000000"/>
          <w:sz w:val="20"/>
          <w:szCs w:val="20"/>
        </w:rPr>
      </w:pPr>
      <w:r>
        <w:rPr>
          <w:color w:val="000000"/>
          <w:sz w:val="20"/>
          <w:szCs w:val="20"/>
        </w:rPr>
        <w:t>Design and development.</w:t>
      </w:r>
    </w:p>
    <w:p w14:paraId="68EDA87C" w14:textId="77777777" w:rsidR="00A957B5" w:rsidRDefault="00E82CBD">
      <w:pPr>
        <w:numPr>
          <w:ilvl w:val="2"/>
          <w:numId w:val="5"/>
        </w:numPr>
        <w:pBdr>
          <w:top w:val="nil"/>
          <w:left w:val="nil"/>
          <w:bottom w:val="nil"/>
          <w:right w:val="nil"/>
          <w:between w:val="nil"/>
        </w:pBdr>
        <w:ind w:left="1440"/>
        <w:rPr>
          <w:color w:val="000000"/>
          <w:sz w:val="20"/>
          <w:szCs w:val="20"/>
        </w:rPr>
      </w:pPr>
      <w:r>
        <w:rPr>
          <w:color w:val="000000"/>
          <w:sz w:val="20"/>
          <w:szCs w:val="20"/>
        </w:rPr>
        <w:t>Testing code.</w:t>
      </w:r>
    </w:p>
    <w:p w14:paraId="68EDA87D" w14:textId="77777777" w:rsidR="00A957B5" w:rsidRDefault="00E82CBD">
      <w:pPr>
        <w:numPr>
          <w:ilvl w:val="2"/>
          <w:numId w:val="5"/>
        </w:numPr>
        <w:pBdr>
          <w:top w:val="nil"/>
          <w:left w:val="nil"/>
          <w:bottom w:val="nil"/>
          <w:right w:val="nil"/>
          <w:between w:val="nil"/>
        </w:pBdr>
        <w:ind w:left="1440"/>
        <w:rPr>
          <w:color w:val="000000"/>
          <w:sz w:val="20"/>
          <w:szCs w:val="20"/>
        </w:rPr>
      </w:pPr>
      <w:r>
        <w:rPr>
          <w:color w:val="000000"/>
          <w:sz w:val="20"/>
          <w:szCs w:val="20"/>
        </w:rPr>
        <w:t>IFT HF models.</w:t>
      </w:r>
    </w:p>
    <w:p w14:paraId="68EDA87E" w14:textId="77777777" w:rsidR="00A957B5" w:rsidRDefault="00E82CBD">
      <w:pPr>
        <w:numPr>
          <w:ilvl w:val="2"/>
          <w:numId w:val="5"/>
        </w:numPr>
        <w:pBdr>
          <w:top w:val="nil"/>
          <w:left w:val="nil"/>
          <w:bottom w:val="nil"/>
          <w:right w:val="nil"/>
          <w:between w:val="nil"/>
        </w:pBdr>
        <w:ind w:left="1440"/>
        <w:rPr>
          <w:b/>
          <w:color w:val="000000"/>
          <w:sz w:val="20"/>
          <w:szCs w:val="20"/>
        </w:rPr>
      </w:pPr>
      <w:r>
        <w:rPr>
          <w:color w:val="000000"/>
          <w:sz w:val="20"/>
          <w:szCs w:val="20"/>
        </w:rPr>
        <w:t xml:space="preserve">Communication with the Sponsor. </w:t>
      </w:r>
    </w:p>
    <w:p w14:paraId="68EDA87F" w14:textId="77777777" w:rsidR="00A957B5" w:rsidRDefault="00000000">
      <w:pPr>
        <w:numPr>
          <w:ilvl w:val="0"/>
          <w:numId w:val="4"/>
        </w:numPr>
        <w:pBdr>
          <w:top w:val="nil"/>
          <w:left w:val="nil"/>
          <w:bottom w:val="nil"/>
          <w:right w:val="nil"/>
          <w:between w:val="nil"/>
        </w:pBdr>
        <w:rPr>
          <w:color w:val="000000"/>
          <w:sz w:val="20"/>
          <w:szCs w:val="20"/>
        </w:rPr>
      </w:pPr>
      <w:sdt>
        <w:sdtPr>
          <w:tag w:val="goog_rdk_7"/>
          <w:id w:val="-1661130287"/>
        </w:sdtPr>
        <w:sdtContent>
          <w:sdt>
            <w:sdtPr>
              <w:tag w:val="goog_rdk_8"/>
              <w:id w:val="-623209138"/>
            </w:sdtPr>
            <w:sdtContent>
              <w:ins w:id="6" w:author="Peter J Worth Jr" w:date="2025-08-20T11:26:00Z">
                <w:r w:rsidR="00E82CBD">
                  <w:rPr>
                    <w:b/>
                    <w:sz w:val="20"/>
                    <w:szCs w:val="20"/>
                    <w:rPrChange w:id="7" w:author="Peter J Worth Jr" w:date="2025-08-20T11:26:00Z">
                      <w:rPr>
                        <w:b/>
                        <w:color w:val="000000"/>
                        <w:sz w:val="20"/>
                        <w:szCs w:val="20"/>
                      </w:rPr>
                    </w:rPrChange>
                  </w:rPr>
                  <w:t>Athena</w:t>
                </w:r>
              </w:ins>
            </w:sdtContent>
          </w:sdt>
        </w:sdtContent>
      </w:sdt>
      <w:sdt>
        <w:sdtPr>
          <w:tag w:val="goog_rdk_9"/>
          <w:id w:val="-180998592"/>
        </w:sdtPr>
        <w:sdtContent>
          <w:sdt>
            <w:sdtPr>
              <w:tag w:val="goog_rdk_10"/>
              <w:id w:val="490819547"/>
            </w:sdtPr>
            <w:sdtContent>
              <w:del w:id="8" w:author="Peter J Worth Jr" w:date="2025-08-20T11:26:00Z">
                <w:r w:rsidR="00E82CBD">
                  <w:rPr>
                    <w:b/>
                    <w:sz w:val="20"/>
                    <w:szCs w:val="20"/>
                    <w:rPrChange w:id="9" w:author="Peter J Worth Jr" w:date="2025-08-20T11:26:00Z">
                      <w:rPr>
                        <w:b/>
                        <w:color w:val="000000"/>
                        <w:sz w:val="20"/>
                        <w:szCs w:val="20"/>
                      </w:rPr>
                    </w:rPrChange>
                  </w:rPr>
                  <w:delText>The Sponsor</w:delText>
                </w:r>
              </w:del>
            </w:sdtContent>
          </w:sdt>
        </w:sdtContent>
      </w:sdt>
      <w:r w:rsidR="00E82CBD">
        <w:rPr>
          <w:b/>
          <w:color w:val="000000"/>
          <w:sz w:val="20"/>
          <w:szCs w:val="20"/>
        </w:rPr>
        <w:t xml:space="preserve">: </w:t>
      </w:r>
    </w:p>
    <w:p w14:paraId="68EDA880" w14:textId="77777777" w:rsidR="00A957B5" w:rsidRDefault="00E82CBD">
      <w:pPr>
        <w:numPr>
          <w:ilvl w:val="0"/>
          <w:numId w:val="6"/>
        </w:numPr>
        <w:pBdr>
          <w:top w:val="nil"/>
          <w:left w:val="nil"/>
          <w:bottom w:val="nil"/>
          <w:right w:val="nil"/>
          <w:between w:val="nil"/>
        </w:pBdr>
        <w:rPr>
          <w:color w:val="000000"/>
          <w:sz w:val="20"/>
          <w:szCs w:val="20"/>
        </w:rPr>
      </w:pPr>
      <w:r>
        <w:rPr>
          <w:color w:val="000000"/>
          <w:sz w:val="20"/>
          <w:szCs w:val="20"/>
        </w:rPr>
        <w:t>Refines project objectives as needed.</w:t>
      </w:r>
    </w:p>
    <w:p w14:paraId="68EDA881" w14:textId="77777777" w:rsidR="00A957B5" w:rsidRDefault="00E82CBD">
      <w:pPr>
        <w:numPr>
          <w:ilvl w:val="0"/>
          <w:numId w:val="6"/>
        </w:numPr>
        <w:pBdr>
          <w:top w:val="nil"/>
          <w:left w:val="nil"/>
          <w:bottom w:val="nil"/>
          <w:right w:val="nil"/>
          <w:between w:val="nil"/>
        </w:pBdr>
        <w:rPr>
          <w:color w:val="000000"/>
          <w:sz w:val="20"/>
          <w:szCs w:val="20"/>
        </w:rPr>
      </w:pPr>
      <w:r>
        <w:rPr>
          <w:color w:val="000000"/>
          <w:sz w:val="20"/>
          <w:szCs w:val="20"/>
        </w:rPr>
        <w:t>Provides access to relevant software and model repositories.</w:t>
      </w:r>
    </w:p>
    <w:p w14:paraId="68EDA882" w14:textId="77777777" w:rsidR="00A957B5" w:rsidRDefault="00E82CBD">
      <w:pPr>
        <w:numPr>
          <w:ilvl w:val="0"/>
          <w:numId w:val="6"/>
        </w:numPr>
        <w:pBdr>
          <w:top w:val="nil"/>
          <w:left w:val="nil"/>
          <w:bottom w:val="nil"/>
          <w:right w:val="nil"/>
          <w:between w:val="nil"/>
        </w:pBdr>
        <w:rPr>
          <w:color w:val="000000"/>
          <w:sz w:val="20"/>
          <w:szCs w:val="20"/>
        </w:rPr>
      </w:pPr>
      <w:r>
        <w:rPr>
          <w:color w:val="000000"/>
          <w:sz w:val="20"/>
          <w:szCs w:val="20"/>
        </w:rPr>
        <w:t>Provides access to relevant datasets and APIs.</w:t>
      </w:r>
    </w:p>
    <w:p w14:paraId="68EDA883" w14:textId="77777777" w:rsidR="00A957B5" w:rsidRDefault="00E82CBD">
      <w:pPr>
        <w:numPr>
          <w:ilvl w:val="0"/>
          <w:numId w:val="6"/>
        </w:numPr>
        <w:pBdr>
          <w:top w:val="nil"/>
          <w:left w:val="nil"/>
          <w:bottom w:val="nil"/>
          <w:right w:val="nil"/>
          <w:between w:val="nil"/>
        </w:pBdr>
        <w:rPr>
          <w:color w:val="000000"/>
          <w:sz w:val="20"/>
          <w:szCs w:val="20"/>
        </w:rPr>
      </w:pPr>
      <w:r>
        <w:rPr>
          <w:color w:val="000000"/>
          <w:sz w:val="20"/>
          <w:szCs w:val="20"/>
        </w:rPr>
        <w:t>Provides Linux computing platform with enough storage and GPU resources.</w:t>
      </w:r>
    </w:p>
    <w:p w14:paraId="68EDA884" w14:textId="77777777" w:rsidR="00A957B5" w:rsidRDefault="00E82CBD">
      <w:pPr>
        <w:numPr>
          <w:ilvl w:val="0"/>
          <w:numId w:val="6"/>
        </w:numPr>
        <w:pBdr>
          <w:top w:val="nil"/>
          <w:left w:val="nil"/>
          <w:bottom w:val="nil"/>
          <w:right w:val="nil"/>
          <w:between w:val="nil"/>
        </w:pBdr>
        <w:rPr>
          <w:color w:val="000000"/>
          <w:sz w:val="20"/>
          <w:szCs w:val="20"/>
        </w:rPr>
      </w:pPr>
      <w:r>
        <w:rPr>
          <w:color w:val="000000"/>
          <w:sz w:val="20"/>
          <w:szCs w:val="20"/>
        </w:rPr>
        <w:t>Provides feedback on prototype design and development.</w:t>
      </w:r>
    </w:p>
    <w:p w14:paraId="68EDA885" w14:textId="77777777" w:rsidR="00A957B5" w:rsidRDefault="00E82CBD">
      <w:pPr>
        <w:numPr>
          <w:ilvl w:val="0"/>
          <w:numId w:val="6"/>
        </w:numPr>
        <w:pBdr>
          <w:top w:val="nil"/>
          <w:left w:val="nil"/>
          <w:bottom w:val="nil"/>
          <w:right w:val="nil"/>
          <w:between w:val="nil"/>
        </w:pBdr>
        <w:rPr>
          <w:color w:val="000000"/>
          <w:sz w:val="20"/>
          <w:szCs w:val="20"/>
        </w:rPr>
      </w:pPr>
      <w:r>
        <w:rPr>
          <w:color w:val="000000"/>
          <w:sz w:val="20"/>
          <w:szCs w:val="20"/>
        </w:rPr>
        <w:t>Provides useful templates for IFT.</w:t>
      </w:r>
    </w:p>
    <w:p w14:paraId="68EDA886" w14:textId="77777777" w:rsidR="00A957B5" w:rsidRDefault="00E82CBD">
      <w:pPr>
        <w:numPr>
          <w:ilvl w:val="0"/>
          <w:numId w:val="6"/>
        </w:numPr>
        <w:pBdr>
          <w:top w:val="nil"/>
          <w:left w:val="nil"/>
          <w:bottom w:val="nil"/>
          <w:right w:val="nil"/>
          <w:between w:val="nil"/>
        </w:pBdr>
        <w:rPr>
          <w:b/>
          <w:color w:val="000000"/>
          <w:sz w:val="20"/>
          <w:szCs w:val="20"/>
        </w:rPr>
      </w:pPr>
      <w:r>
        <w:rPr>
          <w:color w:val="000000"/>
          <w:sz w:val="20"/>
          <w:szCs w:val="20"/>
        </w:rPr>
        <w:t>Evaluates HF models using benchmarks.</w:t>
      </w:r>
    </w:p>
    <w:p w14:paraId="68EDA887" w14:textId="77777777" w:rsidR="00A957B5" w:rsidRDefault="00E82CBD">
      <w:pPr>
        <w:numPr>
          <w:ilvl w:val="0"/>
          <w:numId w:val="3"/>
        </w:numPr>
        <w:pBdr>
          <w:top w:val="nil"/>
          <w:left w:val="nil"/>
          <w:bottom w:val="nil"/>
          <w:right w:val="nil"/>
          <w:between w:val="nil"/>
        </w:pBdr>
        <w:ind w:left="360" w:hanging="450"/>
        <w:rPr>
          <w:color w:val="000000"/>
          <w:sz w:val="20"/>
          <w:szCs w:val="20"/>
        </w:rPr>
      </w:pPr>
      <w:r>
        <w:rPr>
          <w:b/>
          <w:color w:val="000000"/>
          <w:sz w:val="20"/>
          <w:szCs w:val="20"/>
        </w:rPr>
        <w:t>Project Schedule:</w:t>
      </w:r>
    </w:p>
    <w:p w14:paraId="68EDA888" w14:textId="77777777" w:rsidR="00A957B5" w:rsidRDefault="00E82CBD">
      <w:pPr>
        <w:numPr>
          <w:ilvl w:val="2"/>
          <w:numId w:val="9"/>
        </w:numPr>
        <w:pBdr>
          <w:top w:val="nil"/>
          <w:left w:val="nil"/>
          <w:bottom w:val="nil"/>
          <w:right w:val="nil"/>
          <w:between w:val="nil"/>
        </w:pBdr>
        <w:ind w:left="1440"/>
        <w:rPr>
          <w:color w:val="000000"/>
          <w:sz w:val="20"/>
          <w:szCs w:val="20"/>
        </w:rPr>
      </w:pPr>
      <w:r>
        <w:rPr>
          <w:color w:val="000000"/>
          <w:sz w:val="20"/>
          <w:szCs w:val="20"/>
        </w:rPr>
        <w:t>Each task constitutes a milestone.</w:t>
      </w:r>
    </w:p>
    <w:p w14:paraId="68EDA889" w14:textId="77777777" w:rsidR="00A957B5" w:rsidRDefault="00E82CBD">
      <w:pPr>
        <w:numPr>
          <w:ilvl w:val="2"/>
          <w:numId w:val="9"/>
        </w:numPr>
        <w:pBdr>
          <w:top w:val="nil"/>
          <w:left w:val="nil"/>
          <w:bottom w:val="nil"/>
          <w:right w:val="nil"/>
          <w:between w:val="nil"/>
        </w:pBdr>
        <w:ind w:left="1440"/>
        <w:rPr>
          <w:rFonts w:ascii="Calibri" w:eastAsia="Calibri" w:hAnsi="Calibri" w:cs="Calibri"/>
          <w:color w:val="000000"/>
          <w:sz w:val="20"/>
          <w:szCs w:val="20"/>
        </w:rPr>
      </w:pPr>
      <w:r>
        <w:rPr>
          <w:color w:val="000000"/>
          <w:sz w:val="20"/>
          <w:szCs w:val="20"/>
        </w:rPr>
        <w:t xml:space="preserve">Timeline in table </w:t>
      </w:r>
      <w:r>
        <w:rPr>
          <w:sz w:val="20"/>
          <w:szCs w:val="20"/>
        </w:rPr>
        <w:t>below</w:t>
      </w:r>
      <w:r>
        <w:rPr>
          <w:color w:val="000000"/>
          <w:sz w:val="20"/>
          <w:szCs w:val="20"/>
        </w:rPr>
        <w:t>.</w:t>
      </w:r>
    </w:p>
    <w:p w14:paraId="68EDA88A" w14:textId="77777777" w:rsidR="00A957B5" w:rsidRDefault="00A957B5">
      <w:pPr>
        <w:pBdr>
          <w:top w:val="nil"/>
          <w:left w:val="nil"/>
          <w:bottom w:val="nil"/>
          <w:right w:val="nil"/>
          <w:between w:val="nil"/>
        </w:pBdr>
        <w:ind w:left="720" w:hanging="270"/>
        <w:rPr>
          <w:rFonts w:ascii="Calibri" w:eastAsia="Calibri" w:hAnsi="Calibri" w:cs="Calibri"/>
          <w:color w:val="000000"/>
          <w:sz w:val="20"/>
          <w:szCs w:val="20"/>
        </w:rPr>
      </w:pPr>
    </w:p>
    <w:p w14:paraId="68EDA88B" w14:textId="77777777" w:rsidR="00A957B5" w:rsidRDefault="00E82CBD">
      <w:pPr>
        <w:numPr>
          <w:ilvl w:val="0"/>
          <w:numId w:val="3"/>
        </w:numPr>
        <w:pBdr>
          <w:top w:val="nil"/>
          <w:left w:val="nil"/>
          <w:bottom w:val="nil"/>
          <w:right w:val="nil"/>
          <w:between w:val="nil"/>
        </w:pBdr>
        <w:ind w:left="360" w:hanging="450"/>
        <w:rPr>
          <w:color w:val="000000"/>
          <w:sz w:val="20"/>
          <w:szCs w:val="20"/>
        </w:rPr>
      </w:pPr>
      <w:r>
        <w:rPr>
          <w:b/>
          <w:color w:val="000000"/>
          <w:sz w:val="20"/>
          <w:szCs w:val="20"/>
        </w:rPr>
        <w:lastRenderedPageBreak/>
        <w:t>Budget:</w:t>
      </w:r>
    </w:p>
    <w:p w14:paraId="68EDA88C" w14:textId="77777777" w:rsidR="00A957B5" w:rsidRDefault="00E82CBD">
      <w:pPr>
        <w:numPr>
          <w:ilvl w:val="0"/>
          <w:numId w:val="8"/>
        </w:numPr>
        <w:pBdr>
          <w:top w:val="nil"/>
          <w:left w:val="nil"/>
          <w:bottom w:val="nil"/>
          <w:right w:val="nil"/>
          <w:between w:val="nil"/>
        </w:pBdr>
        <w:rPr>
          <w:rFonts w:ascii="Calibri" w:eastAsia="Calibri" w:hAnsi="Calibri" w:cs="Calibri"/>
          <w:color w:val="000000"/>
          <w:sz w:val="20"/>
          <w:szCs w:val="20"/>
        </w:rPr>
      </w:pPr>
      <w:r>
        <w:rPr>
          <w:sz w:val="20"/>
          <w:szCs w:val="20"/>
        </w:rPr>
        <w:t>TBD.</w:t>
      </w:r>
      <w:r>
        <w:rPr>
          <w:color w:val="000000"/>
          <w:sz w:val="20"/>
          <w:szCs w:val="20"/>
        </w:rPr>
        <w:tab/>
      </w:r>
    </w:p>
    <w:p w14:paraId="68EDA88D" w14:textId="77777777" w:rsidR="00A957B5" w:rsidRDefault="00A957B5" w:rsidP="00B37563">
      <w:pPr>
        <w:pBdr>
          <w:top w:val="nil"/>
          <w:left w:val="nil"/>
          <w:bottom w:val="nil"/>
          <w:right w:val="nil"/>
          <w:between w:val="nil"/>
        </w:pBdr>
        <w:rPr>
          <w:sz w:val="20"/>
          <w:szCs w:val="20"/>
        </w:rPr>
      </w:pPr>
    </w:p>
    <w:p w14:paraId="68EDA88E" w14:textId="77777777" w:rsidR="00A957B5" w:rsidRDefault="00A957B5" w:rsidP="00B37563">
      <w:pPr>
        <w:pBdr>
          <w:top w:val="nil"/>
          <w:left w:val="nil"/>
          <w:bottom w:val="nil"/>
          <w:right w:val="nil"/>
          <w:between w:val="nil"/>
        </w:pBdr>
        <w:rPr>
          <w:rFonts w:ascii="Calibri" w:eastAsia="Calibri" w:hAnsi="Calibri" w:cs="Calibri"/>
          <w:sz w:val="20"/>
          <w:szCs w:val="20"/>
        </w:rPr>
      </w:pPr>
    </w:p>
    <w:p w14:paraId="68EDA88F" w14:textId="77777777" w:rsidR="00A957B5" w:rsidRDefault="00000000">
      <w:pPr>
        <w:rPr>
          <w:b/>
        </w:rPr>
      </w:pPr>
      <w:sdt>
        <w:sdtPr>
          <w:tag w:val="goog_rdk_11"/>
          <w:id w:val="-905171338"/>
        </w:sdtPr>
        <w:sdtContent>
          <w:commentRangeStart w:id="10"/>
        </w:sdtContent>
      </w:sdt>
      <w:sdt>
        <w:sdtPr>
          <w:tag w:val="goog_rdk_12"/>
          <w:id w:val="-182526977"/>
        </w:sdtPr>
        <w:sdtContent>
          <w:commentRangeStart w:id="11"/>
        </w:sdtContent>
      </w:sdt>
      <w:r w:rsidR="00E82CBD">
        <w:rPr>
          <w:b/>
        </w:rPr>
        <w:t>Project Timeline and Task Budget</w:t>
      </w:r>
    </w:p>
    <w:p w14:paraId="68EDA890" w14:textId="77777777" w:rsidR="00A957B5" w:rsidRDefault="00A957B5">
      <w:pPr>
        <w:pBdr>
          <w:top w:val="nil"/>
          <w:left w:val="nil"/>
          <w:bottom w:val="nil"/>
          <w:right w:val="nil"/>
          <w:between w:val="nil"/>
        </w:pBdr>
        <w:ind w:left="2250"/>
        <w:rPr>
          <w:rFonts w:ascii="Calibri" w:eastAsia="Calibri" w:hAnsi="Calibri" w:cs="Calibri"/>
          <w:sz w:val="20"/>
          <w:szCs w:val="20"/>
        </w:rPr>
      </w:pPr>
    </w:p>
    <w:p w14:paraId="68EDA891" w14:textId="77777777" w:rsidR="00A957B5" w:rsidRDefault="00A957B5"/>
    <w:tbl>
      <w:tblPr>
        <w:tblStyle w:val="a"/>
        <w:tblW w:w="105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825"/>
        <w:gridCol w:w="240"/>
        <w:gridCol w:w="8505"/>
      </w:tblGrid>
      <w:tr w:rsidR="00A957B5" w14:paraId="68EDA896"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92" w14:textId="77777777" w:rsidR="00A957B5" w:rsidRDefault="00E82CBD">
            <w:pPr>
              <w:rPr>
                <w:sz w:val="20"/>
                <w:szCs w:val="20"/>
              </w:rPr>
            </w:pPr>
            <w:r>
              <w:rPr>
                <w:b/>
                <w:sz w:val="20"/>
                <w:szCs w:val="20"/>
              </w:rPr>
              <w:t>Week</w:t>
            </w:r>
          </w:p>
        </w:tc>
        <w:tc>
          <w:tcPr>
            <w:tcW w:w="8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93" w14:textId="77777777" w:rsidR="00A957B5" w:rsidRDefault="00E82CBD">
            <w:pPr>
              <w:rPr>
                <w:sz w:val="20"/>
                <w:szCs w:val="20"/>
              </w:rPr>
            </w:pPr>
            <w:r>
              <w:rPr>
                <w:b/>
                <w:sz w:val="20"/>
                <w:szCs w:val="20"/>
              </w:rPr>
              <w:t>Task #</w:t>
            </w:r>
          </w:p>
        </w:tc>
        <w:tc>
          <w:tcPr>
            <w:tcW w:w="240" w:type="dxa"/>
            <w:tcBorders>
              <w:top w:val="nil"/>
              <w:left w:val="nil"/>
              <w:bottom w:val="nil"/>
              <w:right w:val="nil"/>
            </w:tcBorders>
            <w:tcMar>
              <w:top w:w="100" w:type="dxa"/>
              <w:left w:w="100" w:type="dxa"/>
              <w:bottom w:w="100" w:type="dxa"/>
              <w:right w:w="100" w:type="dxa"/>
            </w:tcMar>
          </w:tcPr>
          <w:p w14:paraId="68EDA894"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95" w14:textId="77777777" w:rsidR="00A957B5" w:rsidRDefault="00E82CBD">
            <w:pPr>
              <w:rPr>
                <w:sz w:val="20"/>
                <w:szCs w:val="20"/>
              </w:rPr>
            </w:pPr>
            <w:r>
              <w:rPr>
                <w:sz w:val="20"/>
                <w:szCs w:val="20"/>
              </w:rPr>
              <w:t>Task 1 – System Design for structural generation (Cat. 1 datasets), $10K</w:t>
            </w:r>
          </w:p>
        </w:tc>
      </w:tr>
      <w:tr w:rsidR="00A957B5" w14:paraId="68EDA89B"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97" w14:textId="77777777" w:rsidR="00A957B5" w:rsidRDefault="00E82CBD">
            <w:pPr>
              <w:rPr>
                <w:sz w:val="20"/>
                <w:szCs w:val="20"/>
              </w:rPr>
            </w:pPr>
            <w:r>
              <w:rPr>
                <w:sz w:val="20"/>
                <w:szCs w:val="20"/>
              </w:rPr>
              <w:t>09/01/25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98" w14:textId="77777777" w:rsidR="00A957B5" w:rsidRDefault="00E82CBD">
            <w:pPr>
              <w:rPr>
                <w:sz w:val="20"/>
                <w:szCs w:val="20"/>
              </w:rPr>
            </w:pPr>
            <w:r>
              <w:rPr>
                <w:sz w:val="20"/>
                <w:szCs w:val="20"/>
              </w:rPr>
              <w:t>1</w:t>
            </w:r>
          </w:p>
        </w:tc>
        <w:tc>
          <w:tcPr>
            <w:tcW w:w="240" w:type="dxa"/>
            <w:tcBorders>
              <w:top w:val="nil"/>
              <w:left w:val="nil"/>
              <w:bottom w:val="nil"/>
              <w:right w:val="nil"/>
            </w:tcBorders>
            <w:tcMar>
              <w:top w:w="100" w:type="dxa"/>
              <w:left w:w="100" w:type="dxa"/>
              <w:bottom w:w="100" w:type="dxa"/>
              <w:right w:w="100" w:type="dxa"/>
            </w:tcMar>
          </w:tcPr>
          <w:p w14:paraId="68EDA899"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9A" w14:textId="77777777" w:rsidR="00A957B5" w:rsidRDefault="00E82CBD">
            <w:pPr>
              <w:rPr>
                <w:sz w:val="20"/>
                <w:szCs w:val="20"/>
              </w:rPr>
            </w:pPr>
            <w:r>
              <w:rPr>
                <w:sz w:val="20"/>
                <w:szCs w:val="20"/>
              </w:rPr>
              <w:t>Task 2 – Prototype Implementation and testing for structural generation, $5K</w:t>
            </w:r>
          </w:p>
        </w:tc>
      </w:tr>
      <w:tr w:rsidR="00A957B5" w14:paraId="68EDA8A0"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9C" w14:textId="77777777" w:rsidR="00A957B5" w:rsidRDefault="00E82CBD">
            <w:pPr>
              <w:rPr>
                <w:sz w:val="20"/>
                <w:szCs w:val="20"/>
              </w:rPr>
            </w:pPr>
            <w:r>
              <w:rPr>
                <w:sz w:val="20"/>
                <w:szCs w:val="20"/>
              </w:rPr>
              <w:t>09/08/25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9D"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9E"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9F" w14:textId="77777777" w:rsidR="00A957B5" w:rsidRDefault="00E82CBD">
            <w:pPr>
              <w:rPr>
                <w:sz w:val="20"/>
                <w:szCs w:val="20"/>
              </w:rPr>
            </w:pPr>
            <w:r>
              <w:rPr>
                <w:sz w:val="20"/>
                <w:szCs w:val="20"/>
              </w:rPr>
              <w:t>Task 3 – Structural IFT data generation for Category 1 CTI datasets, $3K</w:t>
            </w:r>
          </w:p>
        </w:tc>
      </w:tr>
      <w:tr w:rsidR="00A957B5" w14:paraId="68EDA8A5"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A1" w14:textId="77777777" w:rsidR="00A957B5" w:rsidRDefault="00E82CBD">
            <w:pPr>
              <w:rPr>
                <w:sz w:val="20"/>
                <w:szCs w:val="20"/>
              </w:rPr>
            </w:pPr>
            <w:r>
              <w:rPr>
                <w:sz w:val="20"/>
                <w:szCs w:val="20"/>
              </w:rPr>
              <w:t>09/15/25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A2"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A3"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A4" w14:textId="77777777" w:rsidR="00A957B5" w:rsidRDefault="00E82CBD">
            <w:pPr>
              <w:rPr>
                <w:sz w:val="20"/>
                <w:szCs w:val="20"/>
              </w:rPr>
            </w:pPr>
            <w:r>
              <w:rPr>
                <w:color w:val="780373"/>
                <w:sz w:val="20"/>
                <w:szCs w:val="20"/>
              </w:rPr>
              <w:t>Task 4 – Finetuning Huggingface models on Structural type IFT datasets (Cat 1), $2K</w:t>
            </w:r>
          </w:p>
        </w:tc>
      </w:tr>
      <w:tr w:rsidR="00A957B5" w14:paraId="68EDA8AA"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A6" w14:textId="77777777" w:rsidR="00A957B5" w:rsidRDefault="00E82CBD">
            <w:pPr>
              <w:rPr>
                <w:sz w:val="20"/>
                <w:szCs w:val="20"/>
              </w:rPr>
            </w:pPr>
            <w:r>
              <w:rPr>
                <w:sz w:val="20"/>
                <w:szCs w:val="20"/>
              </w:rPr>
              <w:t>09/22/25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A7"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A8"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A9" w14:textId="77777777" w:rsidR="00A957B5" w:rsidRDefault="00E82CBD">
            <w:pPr>
              <w:rPr>
                <w:sz w:val="20"/>
                <w:szCs w:val="20"/>
              </w:rPr>
            </w:pPr>
            <w:r>
              <w:rPr>
                <w:color w:val="780373"/>
                <w:sz w:val="20"/>
                <w:szCs w:val="20"/>
              </w:rPr>
              <w:t>Task 5 – System Design for structured LLM-assisted generation for Cat. 2 CTI datasets, $10K</w:t>
            </w:r>
          </w:p>
        </w:tc>
      </w:tr>
      <w:tr w:rsidR="00A957B5" w14:paraId="68EDA8AF"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AB" w14:textId="77777777" w:rsidR="00A957B5" w:rsidRDefault="00E82CBD">
            <w:pPr>
              <w:rPr>
                <w:sz w:val="20"/>
                <w:szCs w:val="20"/>
              </w:rPr>
            </w:pPr>
            <w:r>
              <w:rPr>
                <w:sz w:val="20"/>
                <w:szCs w:val="20"/>
              </w:rPr>
              <w:t>09/29/25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AC" w14:textId="77777777" w:rsidR="00A957B5" w:rsidRDefault="00E82CBD">
            <w:pPr>
              <w:rPr>
                <w:sz w:val="20"/>
                <w:szCs w:val="20"/>
              </w:rPr>
            </w:pPr>
            <w:r>
              <w:rPr>
                <w:sz w:val="20"/>
                <w:szCs w:val="20"/>
              </w:rPr>
              <w:t>2</w:t>
            </w:r>
          </w:p>
        </w:tc>
        <w:tc>
          <w:tcPr>
            <w:tcW w:w="240" w:type="dxa"/>
            <w:tcBorders>
              <w:top w:val="nil"/>
              <w:left w:val="nil"/>
              <w:bottom w:val="nil"/>
              <w:right w:val="nil"/>
            </w:tcBorders>
            <w:tcMar>
              <w:top w:w="100" w:type="dxa"/>
              <w:left w:w="100" w:type="dxa"/>
              <w:bottom w:w="100" w:type="dxa"/>
              <w:right w:w="100" w:type="dxa"/>
            </w:tcMar>
          </w:tcPr>
          <w:p w14:paraId="68EDA8AD"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AE" w14:textId="77777777" w:rsidR="00A957B5" w:rsidRDefault="00E82CBD">
            <w:pPr>
              <w:rPr>
                <w:sz w:val="20"/>
                <w:szCs w:val="20"/>
              </w:rPr>
            </w:pPr>
            <w:r>
              <w:rPr>
                <w:sz w:val="20"/>
                <w:szCs w:val="20"/>
              </w:rPr>
              <w:t>Task 6 – Implement LLM-assisted Generation System from Task 5, $5K</w:t>
            </w:r>
          </w:p>
        </w:tc>
      </w:tr>
      <w:tr w:rsidR="00A957B5" w14:paraId="68EDA8B4"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B0" w14:textId="77777777" w:rsidR="00A957B5" w:rsidRDefault="00E82CBD">
            <w:pPr>
              <w:rPr>
                <w:sz w:val="20"/>
                <w:szCs w:val="20"/>
              </w:rPr>
            </w:pPr>
            <w:r>
              <w:rPr>
                <w:sz w:val="20"/>
                <w:szCs w:val="20"/>
              </w:rPr>
              <w:t>10/06/25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B1"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B2"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B3" w14:textId="77777777" w:rsidR="00A957B5" w:rsidRDefault="00E82CBD">
            <w:pPr>
              <w:rPr>
                <w:sz w:val="20"/>
                <w:szCs w:val="20"/>
              </w:rPr>
            </w:pPr>
            <w:r>
              <w:rPr>
                <w:sz w:val="20"/>
                <w:szCs w:val="20"/>
              </w:rPr>
              <w:t>Task 7 - LLM-assisted structural IFT data generation for Category 2 CTI datasets, $3K</w:t>
            </w:r>
          </w:p>
        </w:tc>
      </w:tr>
      <w:tr w:rsidR="00A957B5" w14:paraId="68EDA8B9"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B5" w14:textId="77777777" w:rsidR="00A957B5" w:rsidRDefault="00E82CBD">
            <w:pPr>
              <w:rPr>
                <w:sz w:val="20"/>
                <w:szCs w:val="20"/>
              </w:rPr>
            </w:pPr>
            <w:r>
              <w:rPr>
                <w:sz w:val="20"/>
                <w:szCs w:val="20"/>
              </w:rPr>
              <w:t>10/13/25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B6"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B7"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B8" w14:textId="77777777" w:rsidR="00A957B5" w:rsidRDefault="00E82CBD">
            <w:pPr>
              <w:rPr>
                <w:sz w:val="20"/>
                <w:szCs w:val="20"/>
              </w:rPr>
            </w:pPr>
            <w:r>
              <w:rPr>
                <w:color w:val="780373"/>
                <w:sz w:val="20"/>
                <w:szCs w:val="20"/>
              </w:rPr>
              <w:t>Task 8 - Finetuning Huggingface models on LLM-assisted IFT datasets (Cat. 1 + 2), $2K</w:t>
            </w:r>
          </w:p>
        </w:tc>
      </w:tr>
      <w:tr w:rsidR="00A957B5" w14:paraId="68EDA8BE"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BA" w14:textId="77777777" w:rsidR="00A957B5" w:rsidRDefault="00E82CBD">
            <w:pPr>
              <w:rPr>
                <w:sz w:val="20"/>
                <w:szCs w:val="20"/>
              </w:rPr>
            </w:pPr>
            <w:r>
              <w:rPr>
                <w:sz w:val="20"/>
                <w:szCs w:val="20"/>
              </w:rPr>
              <w:t>10/20/25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BB" w14:textId="77777777" w:rsidR="00A957B5" w:rsidRDefault="00E82CBD">
            <w:pPr>
              <w:rPr>
                <w:sz w:val="20"/>
                <w:szCs w:val="20"/>
              </w:rPr>
            </w:pPr>
            <w:r>
              <w:rPr>
                <w:sz w:val="20"/>
                <w:szCs w:val="20"/>
              </w:rPr>
              <w:t>3</w:t>
            </w:r>
          </w:p>
        </w:tc>
        <w:tc>
          <w:tcPr>
            <w:tcW w:w="240" w:type="dxa"/>
            <w:tcBorders>
              <w:top w:val="nil"/>
              <w:left w:val="nil"/>
              <w:bottom w:val="nil"/>
              <w:right w:val="nil"/>
            </w:tcBorders>
            <w:tcMar>
              <w:top w:w="100" w:type="dxa"/>
              <w:left w:w="100" w:type="dxa"/>
              <w:bottom w:w="100" w:type="dxa"/>
              <w:right w:w="100" w:type="dxa"/>
            </w:tcMar>
          </w:tcPr>
          <w:p w14:paraId="68EDA8BC"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BD" w14:textId="77777777" w:rsidR="00A957B5" w:rsidRDefault="00E82CBD">
            <w:pPr>
              <w:rPr>
                <w:sz w:val="20"/>
                <w:szCs w:val="20"/>
              </w:rPr>
            </w:pPr>
            <w:r>
              <w:rPr>
                <w:color w:val="780373"/>
                <w:sz w:val="20"/>
                <w:szCs w:val="20"/>
              </w:rPr>
              <w:t>Task 9 – Integrate support for proprietary CTI datasets – Category 3 documents, $5K</w:t>
            </w:r>
          </w:p>
        </w:tc>
      </w:tr>
      <w:tr w:rsidR="00A957B5" w14:paraId="68EDA8C3"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BF" w14:textId="77777777" w:rsidR="00A957B5" w:rsidRDefault="00E82CBD">
            <w:pPr>
              <w:rPr>
                <w:sz w:val="20"/>
                <w:szCs w:val="20"/>
              </w:rPr>
            </w:pPr>
            <w:r>
              <w:rPr>
                <w:sz w:val="20"/>
                <w:szCs w:val="20"/>
              </w:rPr>
              <w:t>10/27/25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C0" w14:textId="77777777" w:rsidR="00A957B5" w:rsidRDefault="00E82CBD">
            <w:pPr>
              <w:rPr>
                <w:sz w:val="20"/>
                <w:szCs w:val="20"/>
              </w:rPr>
            </w:pPr>
            <w:r>
              <w:rPr>
                <w:sz w:val="20"/>
                <w:szCs w:val="20"/>
              </w:rPr>
              <w:t>4</w:t>
            </w:r>
          </w:p>
        </w:tc>
        <w:tc>
          <w:tcPr>
            <w:tcW w:w="240" w:type="dxa"/>
            <w:tcBorders>
              <w:top w:val="nil"/>
              <w:left w:val="nil"/>
              <w:bottom w:val="nil"/>
              <w:right w:val="nil"/>
            </w:tcBorders>
            <w:tcMar>
              <w:top w:w="100" w:type="dxa"/>
              <w:left w:w="100" w:type="dxa"/>
              <w:bottom w:w="100" w:type="dxa"/>
              <w:right w:w="100" w:type="dxa"/>
            </w:tcMar>
          </w:tcPr>
          <w:p w14:paraId="68EDA8C1"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C2" w14:textId="77777777" w:rsidR="00A957B5" w:rsidRDefault="00E82CBD">
            <w:pPr>
              <w:rPr>
                <w:sz w:val="20"/>
                <w:szCs w:val="20"/>
              </w:rPr>
            </w:pPr>
            <w:r>
              <w:rPr>
                <w:color w:val="780373"/>
                <w:sz w:val="20"/>
                <w:szCs w:val="20"/>
              </w:rPr>
              <w:t>Task 10 – Finetuning Huggingface models on LLM-assisted IFT datasets (Cat. 1+2+3), $5K</w:t>
            </w:r>
          </w:p>
        </w:tc>
      </w:tr>
      <w:tr w:rsidR="00A957B5" w14:paraId="68EDA8C8"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C4" w14:textId="77777777" w:rsidR="00A957B5" w:rsidRDefault="00E82CBD">
            <w:pPr>
              <w:rPr>
                <w:sz w:val="20"/>
                <w:szCs w:val="20"/>
              </w:rPr>
            </w:pPr>
            <w:r>
              <w:rPr>
                <w:sz w:val="20"/>
                <w:szCs w:val="20"/>
              </w:rPr>
              <w:t>11/03/25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C5" w14:textId="77777777" w:rsidR="00A957B5" w:rsidRDefault="00E82CBD">
            <w:pPr>
              <w:rPr>
                <w:sz w:val="20"/>
                <w:szCs w:val="20"/>
              </w:rPr>
            </w:pPr>
            <w:r>
              <w:rPr>
                <w:sz w:val="20"/>
                <w:szCs w:val="20"/>
              </w:rPr>
              <w:t>5</w:t>
            </w:r>
          </w:p>
        </w:tc>
        <w:tc>
          <w:tcPr>
            <w:tcW w:w="240" w:type="dxa"/>
            <w:tcBorders>
              <w:top w:val="nil"/>
              <w:left w:val="nil"/>
              <w:bottom w:val="nil"/>
              <w:right w:val="nil"/>
            </w:tcBorders>
            <w:tcMar>
              <w:top w:w="100" w:type="dxa"/>
              <w:left w:w="100" w:type="dxa"/>
              <w:bottom w:w="100" w:type="dxa"/>
              <w:right w:w="100" w:type="dxa"/>
            </w:tcMar>
          </w:tcPr>
          <w:p w14:paraId="68EDA8C6"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C7" w14:textId="77777777" w:rsidR="00A957B5" w:rsidRDefault="00A957B5">
            <w:pPr>
              <w:rPr>
                <w:sz w:val="20"/>
                <w:szCs w:val="20"/>
              </w:rPr>
            </w:pPr>
          </w:p>
        </w:tc>
      </w:tr>
      <w:tr w:rsidR="00A957B5" w14:paraId="68EDA8CD"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C9" w14:textId="77777777" w:rsidR="00A957B5" w:rsidRDefault="00E82CBD">
            <w:pPr>
              <w:rPr>
                <w:sz w:val="20"/>
                <w:szCs w:val="20"/>
              </w:rPr>
            </w:pPr>
            <w:r>
              <w:rPr>
                <w:sz w:val="20"/>
                <w:szCs w:val="20"/>
              </w:rPr>
              <w:t>11/10/25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CA"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CB"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CC" w14:textId="77777777" w:rsidR="00A957B5" w:rsidRDefault="00A957B5">
            <w:pPr>
              <w:rPr>
                <w:sz w:val="20"/>
                <w:szCs w:val="20"/>
              </w:rPr>
            </w:pPr>
          </w:p>
        </w:tc>
      </w:tr>
      <w:tr w:rsidR="00A957B5" w14:paraId="68EDA8D2"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CE" w14:textId="77777777" w:rsidR="00A957B5" w:rsidRDefault="00E82CBD">
            <w:pPr>
              <w:rPr>
                <w:sz w:val="20"/>
                <w:szCs w:val="20"/>
              </w:rPr>
            </w:pPr>
            <w:r>
              <w:rPr>
                <w:sz w:val="20"/>
                <w:szCs w:val="20"/>
              </w:rPr>
              <w:t>11/17/25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CF" w14:textId="77777777" w:rsidR="00A957B5" w:rsidRDefault="00E82CBD">
            <w:pPr>
              <w:rPr>
                <w:sz w:val="20"/>
                <w:szCs w:val="20"/>
              </w:rPr>
            </w:pPr>
            <w:r>
              <w:rPr>
                <w:sz w:val="20"/>
                <w:szCs w:val="20"/>
              </w:rPr>
              <w:t>6</w:t>
            </w:r>
          </w:p>
        </w:tc>
        <w:tc>
          <w:tcPr>
            <w:tcW w:w="240" w:type="dxa"/>
            <w:tcBorders>
              <w:top w:val="nil"/>
              <w:left w:val="nil"/>
              <w:bottom w:val="nil"/>
              <w:right w:val="nil"/>
            </w:tcBorders>
            <w:tcMar>
              <w:top w:w="100" w:type="dxa"/>
              <w:left w:w="100" w:type="dxa"/>
              <w:bottom w:w="100" w:type="dxa"/>
              <w:right w:w="100" w:type="dxa"/>
            </w:tcMar>
          </w:tcPr>
          <w:p w14:paraId="68EDA8D0"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D1" w14:textId="77777777" w:rsidR="00A957B5" w:rsidRDefault="00E82CBD">
            <w:pPr>
              <w:rPr>
                <w:sz w:val="20"/>
                <w:szCs w:val="20"/>
              </w:rPr>
            </w:pPr>
            <w:r>
              <w:rPr>
                <w:color w:val="780373"/>
                <w:sz w:val="20"/>
                <w:szCs w:val="20"/>
              </w:rPr>
              <w:t>Color indicates less schedule confidence.</w:t>
            </w:r>
          </w:p>
        </w:tc>
      </w:tr>
      <w:tr w:rsidR="00A957B5" w14:paraId="68EDA8D7"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D3" w14:textId="77777777" w:rsidR="00A957B5" w:rsidRDefault="00E82CBD">
            <w:pPr>
              <w:rPr>
                <w:sz w:val="20"/>
                <w:szCs w:val="20"/>
              </w:rPr>
            </w:pPr>
            <w:r>
              <w:rPr>
                <w:sz w:val="20"/>
                <w:szCs w:val="20"/>
              </w:rPr>
              <w:t>11/24/25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D4"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D5"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D6" w14:textId="77777777" w:rsidR="00A957B5" w:rsidRDefault="00A957B5">
            <w:pPr>
              <w:rPr>
                <w:sz w:val="20"/>
                <w:szCs w:val="20"/>
              </w:rPr>
            </w:pPr>
          </w:p>
        </w:tc>
      </w:tr>
      <w:tr w:rsidR="00A957B5" w14:paraId="68EDA8DC"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D8" w14:textId="77777777" w:rsidR="00A957B5" w:rsidRDefault="00E82CBD">
            <w:pPr>
              <w:rPr>
                <w:sz w:val="20"/>
                <w:szCs w:val="20"/>
              </w:rPr>
            </w:pPr>
            <w:r>
              <w:rPr>
                <w:sz w:val="20"/>
                <w:szCs w:val="20"/>
              </w:rPr>
              <w:t>12/01/25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D9"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DA"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DB" w14:textId="77777777" w:rsidR="00A957B5" w:rsidRDefault="00A957B5">
            <w:pPr>
              <w:rPr>
                <w:sz w:val="20"/>
                <w:szCs w:val="20"/>
              </w:rPr>
            </w:pPr>
          </w:p>
        </w:tc>
      </w:tr>
      <w:tr w:rsidR="00A957B5" w14:paraId="68EDA8E1"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DD" w14:textId="77777777" w:rsidR="00A957B5" w:rsidRDefault="00E82CBD">
            <w:pPr>
              <w:rPr>
                <w:sz w:val="20"/>
                <w:szCs w:val="20"/>
              </w:rPr>
            </w:pPr>
            <w:r>
              <w:rPr>
                <w:sz w:val="20"/>
                <w:szCs w:val="20"/>
              </w:rPr>
              <w:t>12/08/25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DE" w14:textId="77777777" w:rsidR="00A957B5" w:rsidRDefault="00E82CBD">
            <w:pPr>
              <w:rPr>
                <w:sz w:val="20"/>
                <w:szCs w:val="20"/>
              </w:rPr>
            </w:pPr>
            <w:r>
              <w:rPr>
                <w:sz w:val="20"/>
                <w:szCs w:val="20"/>
              </w:rPr>
              <w:t>7</w:t>
            </w:r>
          </w:p>
        </w:tc>
        <w:tc>
          <w:tcPr>
            <w:tcW w:w="240" w:type="dxa"/>
            <w:tcBorders>
              <w:top w:val="nil"/>
              <w:left w:val="nil"/>
              <w:bottom w:val="nil"/>
              <w:right w:val="nil"/>
            </w:tcBorders>
            <w:tcMar>
              <w:top w:w="100" w:type="dxa"/>
              <w:left w:w="100" w:type="dxa"/>
              <w:bottom w:w="100" w:type="dxa"/>
              <w:right w:w="100" w:type="dxa"/>
            </w:tcMar>
          </w:tcPr>
          <w:p w14:paraId="68EDA8DF"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E0" w14:textId="77777777" w:rsidR="00A957B5" w:rsidRDefault="00A957B5">
            <w:pPr>
              <w:rPr>
                <w:sz w:val="20"/>
                <w:szCs w:val="20"/>
              </w:rPr>
            </w:pPr>
          </w:p>
        </w:tc>
      </w:tr>
      <w:tr w:rsidR="00A957B5" w14:paraId="68EDA8E6"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E2" w14:textId="77777777" w:rsidR="00A957B5" w:rsidRDefault="00E82CBD">
            <w:pPr>
              <w:rPr>
                <w:sz w:val="20"/>
                <w:szCs w:val="20"/>
              </w:rPr>
            </w:pPr>
            <w:r>
              <w:rPr>
                <w:sz w:val="20"/>
                <w:szCs w:val="20"/>
              </w:rPr>
              <w:lastRenderedPageBreak/>
              <w:t>12/15/25</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E3" w14:textId="77777777" w:rsidR="00A957B5" w:rsidRDefault="00E82CBD">
            <w:pPr>
              <w:rPr>
                <w:sz w:val="20"/>
                <w:szCs w:val="20"/>
              </w:rPr>
            </w:pPr>
            <w:r>
              <w:rPr>
                <w:sz w:val="20"/>
                <w:szCs w:val="20"/>
              </w:rPr>
              <w:t>8</w:t>
            </w:r>
          </w:p>
        </w:tc>
        <w:tc>
          <w:tcPr>
            <w:tcW w:w="240" w:type="dxa"/>
            <w:tcBorders>
              <w:top w:val="nil"/>
              <w:left w:val="nil"/>
              <w:bottom w:val="nil"/>
              <w:right w:val="nil"/>
            </w:tcBorders>
            <w:tcMar>
              <w:top w:w="100" w:type="dxa"/>
              <w:left w:w="100" w:type="dxa"/>
              <w:bottom w:w="100" w:type="dxa"/>
              <w:right w:w="100" w:type="dxa"/>
            </w:tcMar>
          </w:tcPr>
          <w:p w14:paraId="68EDA8E4"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E5" w14:textId="77777777" w:rsidR="00A957B5" w:rsidRDefault="00A957B5">
            <w:pPr>
              <w:rPr>
                <w:sz w:val="20"/>
                <w:szCs w:val="20"/>
              </w:rPr>
            </w:pPr>
          </w:p>
        </w:tc>
      </w:tr>
      <w:tr w:rsidR="00A957B5" w14:paraId="68EDA8EB"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E7" w14:textId="77777777" w:rsidR="00A957B5" w:rsidRDefault="00E82CBD">
            <w:pPr>
              <w:rPr>
                <w:sz w:val="20"/>
                <w:szCs w:val="20"/>
              </w:rPr>
            </w:pPr>
            <w:r>
              <w:rPr>
                <w:sz w:val="20"/>
                <w:szCs w:val="20"/>
              </w:rPr>
              <w:t>01/19/26</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E8"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E9"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EA" w14:textId="77777777" w:rsidR="00A957B5" w:rsidRDefault="00A957B5">
            <w:pPr>
              <w:rPr>
                <w:sz w:val="20"/>
                <w:szCs w:val="20"/>
              </w:rPr>
            </w:pPr>
          </w:p>
        </w:tc>
      </w:tr>
      <w:tr w:rsidR="00A957B5" w14:paraId="68EDA8F0"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EC" w14:textId="77777777" w:rsidR="00A957B5" w:rsidRDefault="00E82CBD">
            <w:pPr>
              <w:rPr>
                <w:sz w:val="20"/>
                <w:szCs w:val="20"/>
              </w:rPr>
            </w:pPr>
            <w:r>
              <w:rPr>
                <w:sz w:val="20"/>
                <w:szCs w:val="20"/>
              </w:rPr>
              <w:t>01/26/26</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ED" w14:textId="77777777" w:rsidR="00A957B5" w:rsidRDefault="00E82CBD">
            <w:pPr>
              <w:rPr>
                <w:sz w:val="20"/>
                <w:szCs w:val="20"/>
              </w:rPr>
            </w:pPr>
            <w:r>
              <w:rPr>
                <w:sz w:val="20"/>
                <w:szCs w:val="20"/>
              </w:rPr>
              <w:t>9</w:t>
            </w:r>
          </w:p>
        </w:tc>
        <w:tc>
          <w:tcPr>
            <w:tcW w:w="240" w:type="dxa"/>
            <w:tcBorders>
              <w:top w:val="nil"/>
              <w:left w:val="nil"/>
              <w:bottom w:val="nil"/>
              <w:right w:val="nil"/>
            </w:tcBorders>
            <w:tcMar>
              <w:top w:w="100" w:type="dxa"/>
              <w:left w:w="100" w:type="dxa"/>
              <w:bottom w:w="100" w:type="dxa"/>
              <w:right w:w="100" w:type="dxa"/>
            </w:tcMar>
          </w:tcPr>
          <w:p w14:paraId="68EDA8EE"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EF" w14:textId="77777777" w:rsidR="00A957B5" w:rsidRDefault="00A957B5">
            <w:pPr>
              <w:rPr>
                <w:sz w:val="20"/>
                <w:szCs w:val="20"/>
              </w:rPr>
            </w:pPr>
          </w:p>
        </w:tc>
      </w:tr>
      <w:tr w:rsidR="00A957B5" w14:paraId="68EDA8F5"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F1" w14:textId="77777777" w:rsidR="00A957B5" w:rsidRDefault="00E82CBD">
            <w:pPr>
              <w:rPr>
                <w:sz w:val="20"/>
                <w:szCs w:val="20"/>
              </w:rPr>
            </w:pPr>
            <w:r>
              <w:rPr>
                <w:sz w:val="20"/>
                <w:szCs w:val="20"/>
              </w:rPr>
              <w:t>02/02/26</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F2"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F3"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F4" w14:textId="77777777" w:rsidR="00A957B5" w:rsidRDefault="00A957B5">
            <w:pPr>
              <w:rPr>
                <w:sz w:val="20"/>
                <w:szCs w:val="20"/>
              </w:rPr>
            </w:pPr>
          </w:p>
        </w:tc>
      </w:tr>
      <w:tr w:rsidR="00A957B5" w14:paraId="68EDA8FA"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F6" w14:textId="77777777" w:rsidR="00A957B5" w:rsidRDefault="00E82CBD">
            <w:pPr>
              <w:rPr>
                <w:sz w:val="20"/>
                <w:szCs w:val="20"/>
              </w:rPr>
            </w:pPr>
            <w:r>
              <w:rPr>
                <w:sz w:val="20"/>
                <w:szCs w:val="20"/>
              </w:rPr>
              <w:t>02/09/26</w:t>
            </w:r>
          </w:p>
        </w:tc>
        <w:tc>
          <w:tcPr>
            <w:tcW w:w="825" w:type="dxa"/>
            <w:tcBorders>
              <w:top w:val="nil"/>
              <w:left w:val="single" w:sz="5" w:space="0" w:color="000000"/>
              <w:bottom w:val="nil"/>
              <w:right w:val="single" w:sz="5" w:space="0" w:color="000000"/>
            </w:tcBorders>
            <w:tcMar>
              <w:top w:w="100" w:type="dxa"/>
              <w:left w:w="100" w:type="dxa"/>
              <w:bottom w:w="100" w:type="dxa"/>
              <w:right w:w="100" w:type="dxa"/>
            </w:tcMar>
          </w:tcPr>
          <w:p w14:paraId="68EDA8F7" w14:textId="77777777" w:rsidR="00A957B5" w:rsidRDefault="00E82CBD">
            <w:pPr>
              <w:rPr>
                <w:sz w:val="20"/>
                <w:szCs w:val="20"/>
              </w:rPr>
            </w:pPr>
            <w:r>
              <w:rPr>
                <w:sz w:val="20"/>
                <w:szCs w:val="20"/>
              </w:rPr>
              <w:t>10</w:t>
            </w:r>
          </w:p>
        </w:tc>
        <w:tc>
          <w:tcPr>
            <w:tcW w:w="240" w:type="dxa"/>
            <w:tcBorders>
              <w:top w:val="nil"/>
              <w:left w:val="nil"/>
              <w:bottom w:val="nil"/>
              <w:right w:val="nil"/>
            </w:tcBorders>
            <w:tcMar>
              <w:top w:w="100" w:type="dxa"/>
              <w:left w:w="100" w:type="dxa"/>
              <w:bottom w:w="100" w:type="dxa"/>
              <w:right w:w="100" w:type="dxa"/>
            </w:tcMar>
          </w:tcPr>
          <w:p w14:paraId="68EDA8F8" w14:textId="77777777" w:rsidR="00A957B5" w:rsidRDefault="00A957B5">
            <w:pPr>
              <w:rPr>
                <w:sz w:val="20"/>
                <w:szCs w:val="20"/>
              </w:rPr>
            </w:pPr>
          </w:p>
        </w:tc>
        <w:tc>
          <w:tcPr>
            <w:tcW w:w="8505" w:type="dxa"/>
            <w:tcBorders>
              <w:top w:val="nil"/>
              <w:left w:val="nil"/>
              <w:bottom w:val="nil"/>
              <w:right w:val="nil"/>
            </w:tcBorders>
            <w:tcMar>
              <w:top w:w="100" w:type="dxa"/>
              <w:left w:w="100" w:type="dxa"/>
              <w:bottom w:w="100" w:type="dxa"/>
              <w:right w:w="100" w:type="dxa"/>
            </w:tcMar>
          </w:tcPr>
          <w:p w14:paraId="68EDA8F9" w14:textId="77777777" w:rsidR="00A957B5" w:rsidRDefault="00A957B5">
            <w:pPr>
              <w:rPr>
                <w:sz w:val="20"/>
                <w:szCs w:val="20"/>
              </w:rPr>
            </w:pPr>
          </w:p>
        </w:tc>
      </w:tr>
      <w:tr w:rsidR="00A957B5" w14:paraId="68EDA8FF" w14:textId="77777777">
        <w:trPr>
          <w:trHeight w:val="455"/>
        </w:trPr>
        <w:tc>
          <w:tcPr>
            <w:tcW w:w="10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DA8FB" w14:textId="77777777" w:rsidR="00A957B5" w:rsidRDefault="00E82CBD">
            <w:pPr>
              <w:rPr>
                <w:sz w:val="20"/>
                <w:szCs w:val="20"/>
              </w:rPr>
            </w:pPr>
            <w:r>
              <w:rPr>
                <w:sz w:val="20"/>
                <w:szCs w:val="20"/>
              </w:rPr>
              <w:t>02/16/26</w:t>
            </w:r>
          </w:p>
        </w:tc>
        <w:tc>
          <w:tcPr>
            <w:tcW w:w="82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EDA8FC" w14:textId="77777777" w:rsidR="00A957B5" w:rsidRDefault="00A957B5">
            <w:pPr>
              <w:rPr>
                <w:sz w:val="20"/>
                <w:szCs w:val="20"/>
              </w:rPr>
            </w:pPr>
          </w:p>
        </w:tc>
        <w:tc>
          <w:tcPr>
            <w:tcW w:w="240" w:type="dxa"/>
            <w:tcBorders>
              <w:top w:val="nil"/>
              <w:left w:val="nil"/>
              <w:bottom w:val="nil"/>
              <w:right w:val="nil"/>
            </w:tcBorders>
            <w:tcMar>
              <w:top w:w="100" w:type="dxa"/>
              <w:left w:w="100" w:type="dxa"/>
              <w:bottom w:w="100" w:type="dxa"/>
              <w:right w:w="100" w:type="dxa"/>
            </w:tcMar>
          </w:tcPr>
          <w:p w14:paraId="68EDA8FD" w14:textId="77777777" w:rsidR="00A957B5" w:rsidRDefault="00A957B5">
            <w:pPr>
              <w:rPr>
                <w:sz w:val="20"/>
                <w:szCs w:val="20"/>
              </w:rPr>
            </w:pPr>
          </w:p>
        </w:tc>
        <w:commentRangeEnd w:id="10"/>
        <w:tc>
          <w:tcPr>
            <w:tcW w:w="8505" w:type="dxa"/>
            <w:tcBorders>
              <w:top w:val="nil"/>
              <w:left w:val="nil"/>
              <w:bottom w:val="nil"/>
              <w:right w:val="nil"/>
            </w:tcBorders>
            <w:tcMar>
              <w:top w:w="100" w:type="dxa"/>
              <w:left w:w="100" w:type="dxa"/>
              <w:bottom w:w="100" w:type="dxa"/>
              <w:right w:w="100" w:type="dxa"/>
            </w:tcMar>
          </w:tcPr>
          <w:p w14:paraId="68EDA8FE" w14:textId="77777777" w:rsidR="00A957B5" w:rsidRDefault="00E82CBD">
            <w:pPr>
              <w:rPr>
                <w:sz w:val="20"/>
                <w:szCs w:val="20"/>
              </w:rPr>
            </w:pPr>
            <w:r>
              <w:rPr>
                <w:rStyle w:val="CommentReference"/>
                <w:sz w:val="20"/>
                <w:szCs w:val="20"/>
              </w:rPr>
              <w:commentReference w:id="10"/>
            </w:r>
            <w:commentRangeEnd w:id="11"/>
            <w:r>
              <w:rPr>
                <w:rStyle w:val="CommentReference"/>
                <w:sz w:val="20"/>
                <w:szCs w:val="20"/>
              </w:rPr>
              <w:commentReference w:id="11"/>
            </w:r>
          </w:p>
        </w:tc>
      </w:tr>
    </w:tbl>
    <w:p w14:paraId="68EDA900" w14:textId="77777777" w:rsidR="00A957B5" w:rsidRDefault="00A957B5"/>
    <w:sectPr w:rsidR="00A957B5">
      <w:footerReference w:type="default" r:id="rId11"/>
      <w:footerReference w:type="first" r:id="rId12"/>
      <w:pgSz w:w="12240" w:h="15840"/>
      <w:pgMar w:top="1440" w:right="1440" w:bottom="1440" w:left="1440"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ter J Worth Jr" w:date="2025-08-20T11:22:00Z" w:initials="">
    <w:p w14:paraId="68EDA901"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Let's assume that Amir works with you to design the data model portion of this so we have a clean abstraction layer - and you have some design support and can focus on IFT generation and training. He seems enthusiastic about this.</w:t>
      </w:r>
    </w:p>
  </w:comment>
  <w:comment w:id="2" w:author="I. Cardei" w:date="2025-08-20T16:54:00Z" w:initials="">
    <w:p w14:paraId="68EDA902"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Sounds good</w:t>
      </w:r>
    </w:p>
  </w:comment>
  <w:comment w:id="3" w:author="Peter J Worth Jr" w:date="2025-08-20T11:24:00Z" w:initials="">
    <w:p w14:paraId="68EDA903"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This to me is Milestone II - with Milestone I being the Design doc (which you mostly have in place, just needs to be revised with respect to updated data model and approach relative to the same). Milestone delivery is what releases payment</w:t>
      </w:r>
    </w:p>
  </w:comment>
  <w:comment w:id="4" w:author="Peter J Worth Jr" w:date="2025-08-20T11:25:00Z" w:initials="">
    <w:p w14:paraId="68EDA904"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Milestone III</w:t>
      </w:r>
    </w:p>
  </w:comment>
  <w:comment w:id="5" w:author="Peter J Worth Jr" w:date="2025-08-20T11:25:00Z" w:initials="">
    <w:p w14:paraId="68EDA905"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Milestone IV</w:t>
      </w:r>
    </w:p>
  </w:comment>
  <w:comment w:id="10" w:author="Peter J Worth Jr" w:date="2025-08-20T11:28:00Z" w:initials="">
    <w:p w14:paraId="68EDA906"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I suggest we leave the timeline piece out and focus on the Milestones, with broad number of weeks associated with each phase. The Milestone based payment structure takes care of the rest - we assume you push forward as best, and as quickly and efficiently, as you can and that Athena provides all the necessary support you need to make meaningful progress</w:t>
      </w:r>
    </w:p>
  </w:comment>
  <w:comment w:id="11" w:author="I. Cardei" w:date="2025-08-20T17:00:00Z" w:initials="">
    <w:p w14:paraId="68EDA907" w14:textId="77777777" w:rsidR="00A957B5" w:rsidRDefault="007C6FCF">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E82CBD">
        <w:rPr>
          <w:rFonts w:ascii="Arial" w:eastAsia="Arial" w:hAnsi="Arial" w:cs="Arial"/>
          <w:color w:val="000000"/>
          <w:sz w:val="22"/>
          <w:szCs w:val="22"/>
        </w:rP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EDA901" w15:done="0"/>
  <w15:commentEx w15:paraId="68EDA902" w15:done="0"/>
  <w15:commentEx w15:paraId="68EDA903" w15:done="0"/>
  <w15:commentEx w15:paraId="68EDA904" w15:done="0"/>
  <w15:commentEx w15:paraId="68EDA905" w15:done="0"/>
  <w15:commentEx w15:paraId="68EDA906" w15:done="0"/>
  <w15:commentEx w15:paraId="68EDA9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EDA901" w16cid:durableId="68EDA90B"/>
  <w16cid:commentId w16cid:paraId="68EDA902" w16cid:durableId="68EDA90C"/>
  <w16cid:commentId w16cid:paraId="68EDA903" w16cid:durableId="68EDA910"/>
  <w16cid:commentId w16cid:paraId="68EDA904" w16cid:durableId="68EDA90A"/>
  <w16cid:commentId w16cid:paraId="68EDA905" w16cid:durableId="68EDA90F"/>
  <w16cid:commentId w16cid:paraId="68EDA906" w16cid:durableId="68EDA90D"/>
  <w16cid:commentId w16cid:paraId="68EDA907" w16cid:durableId="68EDA9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1C16" w14:textId="77777777" w:rsidR="00D5273E" w:rsidRDefault="00D5273E">
      <w:r>
        <w:separator/>
      </w:r>
    </w:p>
  </w:endnote>
  <w:endnote w:type="continuationSeparator" w:id="0">
    <w:p w14:paraId="4487A548" w14:textId="77777777" w:rsidR="00D5273E" w:rsidRDefault="00D52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B9F3FB-E896-B74A-97AE-9E45D00FA9B6}"/>
    <w:embedBold r:id="rId2" w:fontKey="{D93D5933-61A5-4144-B169-9D6E4ED03B3E}"/>
  </w:font>
  <w:font w:name="Noto Sans Symbols">
    <w:charset w:val="00"/>
    <w:family w:val="auto"/>
    <w:pitch w:val="default"/>
    <w:embedRegular r:id="rId3" w:fontKey="{4301EC96-30EA-FB42-976B-4EAB9EC2378D}"/>
  </w:font>
  <w:font w:name="Liberation Serif">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671FB4BE-6FAA-564A-9D3B-DF463E5B73B7}"/>
    <w:embedBold r:id="rId9" w:fontKey="{945973B6-E5D7-E349-98D0-80067DFB9F6C}"/>
  </w:font>
  <w:font w:name="Symbol">
    <w:panose1 w:val="05050102010706020507"/>
    <w:charset w:val="02"/>
    <w:family w:val="decorative"/>
    <w:pitch w:val="variable"/>
    <w:sig w:usb0="00000000" w:usb1="10000000" w:usb2="00000000" w:usb3="00000000" w:csb0="80000000" w:csb1="00000000"/>
    <w:embedRegular r:id="rId10" w:fontKey="{B242BE1A-0A67-424B-92C6-E92C01058774}"/>
  </w:font>
  <w:font w:name="Courier New">
    <w:panose1 w:val="02070309020205020404"/>
    <w:charset w:val="00"/>
    <w:family w:val="modern"/>
    <w:pitch w:val="fixed"/>
    <w:sig w:usb0="E0002EFF" w:usb1="C0007843" w:usb2="00000009" w:usb3="00000000" w:csb0="000001FF" w:csb1="00000000"/>
    <w:embedRegular r:id="rId11" w:fontKey="{E4B19328-795C-254B-BC77-525F0B05F6E3}"/>
  </w:font>
  <w:font w:name="Wingdings">
    <w:panose1 w:val="05000000000000000000"/>
    <w:charset w:val="4D"/>
    <w:family w:val="decorative"/>
    <w:pitch w:val="variable"/>
    <w:sig w:usb0="00000003" w:usb1="00000000" w:usb2="00000000" w:usb3="00000000" w:csb0="80000001" w:csb1="00000000"/>
    <w:embedRegular r:id="rId12" w:fontKey="{9A5CD31E-889B-5D4D-8211-E3C2122833EC}"/>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1"/>
    <w:family w:val="auto"/>
    <w:pitch w:val="variable"/>
  </w:font>
  <w:font w:name="Noto Sans Devanagari">
    <w:panose1 w:val="020B0502040504020204"/>
    <w:charset w:val="00"/>
    <w:family w:val="swiss"/>
    <w:pitch w:val="variable"/>
    <w:sig w:usb0="80008023" w:usb1="00002046" w:usb2="00000000" w:usb3="00000000" w:csb0="00000001" w:csb1="00000000"/>
    <w:embedRegular r:id="rId16" w:fontKey="{21709F8F-F571-1144-9FE5-9E33AFCE8ED0}"/>
    <w:embedItalic r:id="rId17" w:fontKey="{16C55F27-C461-AC4E-9A7D-B4FE7122FF42}"/>
  </w:font>
  <w:font w:name="Noto Serif CJK SC">
    <w:altName w:val="Calibri"/>
    <w:panose1 w:val="020B0604020202020204"/>
    <w:charset w:val="01"/>
    <w:family w:val="auto"/>
    <w:pitch w:val="variable"/>
  </w:font>
  <w:font w:name="Georgia">
    <w:panose1 w:val="02040502050405020303"/>
    <w:charset w:val="00"/>
    <w:family w:val="roman"/>
    <w:pitch w:val="variable"/>
    <w:sig w:usb0="00000287" w:usb1="00000000" w:usb2="00000000" w:usb3="00000000" w:csb0="0000009F" w:csb1="00000000"/>
    <w:embedRegular r:id="rId20" w:fontKey="{28602BED-A15E-644D-BF85-DDA89741E369}"/>
    <w:embedItalic r:id="rId21" w:fontKey="{D1809B5D-3DEB-BE45-AAAB-92316399D4B4}"/>
  </w:font>
  <w:font w:name="Arial">
    <w:panose1 w:val="020B0604020202020204"/>
    <w:charset w:val="00"/>
    <w:family w:val="swiss"/>
    <w:pitch w:val="variable"/>
    <w:sig w:usb0="E0002EFF" w:usb1="C000785B" w:usb2="00000009" w:usb3="00000000" w:csb0="000001FF" w:csb1="00000000"/>
    <w:embedRegular r:id="rId22" w:fontKey="{DB4CF204-B2C5-4741-9E52-87E19CB532CE}"/>
  </w:font>
  <w:font w:name="Cambria">
    <w:panose1 w:val="02040503050406030204"/>
    <w:charset w:val="00"/>
    <w:family w:val="roman"/>
    <w:pitch w:val="variable"/>
    <w:sig w:usb0="E00006FF" w:usb1="420024FF" w:usb2="02000000" w:usb3="00000000" w:csb0="0000019F" w:csb1="00000000"/>
    <w:embedRegular r:id="rId23" w:fontKey="{97723398-25E8-6D46-B10F-011C6B49B3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A908" w14:textId="77777777" w:rsidR="00A957B5" w:rsidRDefault="00E82CBD">
    <w:pPr>
      <w:spacing w:line="14" w:lineRule="auto"/>
      <w:rPr>
        <w:sz w:val="20"/>
        <w:szCs w:val="20"/>
      </w:rPr>
    </w:pPr>
    <w:r>
      <w:rPr>
        <w:noProof/>
      </w:rPr>
      <mc:AlternateContent>
        <mc:Choice Requires="wpg">
          <w:drawing>
            <wp:anchor distT="0" distB="0" distL="0" distR="0" simplePos="0" relativeHeight="251658240" behindDoc="1" locked="0" layoutInCell="1" hidden="0" allowOverlap="1" wp14:anchorId="68EDA90A" wp14:editId="68EDA90B">
              <wp:simplePos x="0" y="0"/>
              <wp:positionH relativeFrom="column">
                <wp:posOffset>3814763</wp:posOffset>
              </wp:positionH>
              <wp:positionV relativeFrom="paragraph">
                <wp:posOffset>9191943</wp:posOffset>
              </wp:positionV>
              <wp:extent cx="221615" cy="175260"/>
              <wp:effectExtent l="0" t="0" r="0" b="0"/>
              <wp:wrapNone/>
              <wp:docPr id="1" name="Rectangle 1"/>
              <wp:cNvGraphicFramePr/>
              <a:graphic xmlns:a="http://schemas.openxmlformats.org/drawingml/2006/main">
                <a:graphicData uri="http://schemas.microsoft.com/office/word/2010/wordprocessingShape">
                  <wps:wsp>
                    <wps:cNvSpPr/>
                    <wps:spPr>
                      <a:xfrm>
                        <a:off x="5239955" y="3697133"/>
                        <a:ext cx="212090" cy="165735"/>
                      </a:xfrm>
                      <a:prstGeom prst="rect">
                        <a:avLst/>
                      </a:prstGeom>
                      <a:noFill/>
                      <a:ln>
                        <a:noFill/>
                      </a:ln>
                    </wps:spPr>
                    <wps:txbx>
                      <w:txbxContent>
                        <w:p w14:paraId="68EDA90E" w14:textId="77777777" w:rsidR="00A957B5" w:rsidRDefault="00A957B5">
                          <w:pP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3814763</wp:posOffset>
              </wp:positionH>
              <wp:positionV relativeFrom="paragraph">
                <wp:posOffset>9191943</wp:posOffset>
              </wp:positionV>
              <wp:extent cx="221615" cy="1752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1615" cy="175260"/>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68EDA90C" wp14:editId="68EDA90D">
              <wp:simplePos x="0" y="0"/>
              <wp:positionH relativeFrom="column">
                <wp:posOffset>3814763</wp:posOffset>
              </wp:positionH>
              <wp:positionV relativeFrom="paragraph">
                <wp:posOffset>9191943</wp:posOffset>
              </wp:positionV>
              <wp:extent cx="221615" cy="175260"/>
              <wp:effectExtent l="0" t="0" r="0" b="0"/>
              <wp:wrapNone/>
              <wp:docPr id="2" name="Rectangle 2"/>
              <wp:cNvGraphicFramePr/>
              <a:graphic xmlns:a="http://schemas.openxmlformats.org/drawingml/2006/main">
                <a:graphicData uri="http://schemas.microsoft.com/office/word/2010/wordprocessingShape">
                  <wps:wsp>
                    <wps:cNvSpPr/>
                    <wps:spPr>
                      <a:xfrm>
                        <a:off x="5239955" y="3697133"/>
                        <a:ext cx="212090" cy="165735"/>
                      </a:xfrm>
                      <a:prstGeom prst="rect">
                        <a:avLst/>
                      </a:prstGeom>
                      <a:solidFill>
                        <a:srgbClr val="FFFFFF">
                          <a:alpha val="0"/>
                        </a:srgbClr>
                      </a:solidFill>
                      <a:ln>
                        <a:noFill/>
                      </a:ln>
                    </wps:spPr>
                    <wps:txbx>
                      <w:txbxContent>
                        <w:p w14:paraId="68EDA90F" w14:textId="77777777" w:rsidR="00A957B5" w:rsidRDefault="00E82CBD">
                          <w:pPr>
                            <w:spacing w:after="140" w:line="275" w:lineRule="auto"/>
                            <w:ind w:left="59"/>
                            <w:textDirection w:val="btLr"/>
                          </w:pPr>
                          <w:r>
                            <w:rPr>
                              <w:color w:val="000000"/>
                            </w:rPr>
                            <w:t xml:space="preserve"> PAGE 4</w:t>
                          </w:r>
                        </w:p>
                        <w:p w14:paraId="68EDA910" w14:textId="77777777" w:rsidR="00A957B5" w:rsidRDefault="00A957B5">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3814763</wp:posOffset>
              </wp:positionH>
              <wp:positionV relativeFrom="paragraph">
                <wp:posOffset>9191943</wp:posOffset>
              </wp:positionV>
              <wp:extent cx="221615"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1615" cy="17526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A909" w14:textId="77777777" w:rsidR="00A957B5" w:rsidRDefault="00A95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F5E29" w14:textId="77777777" w:rsidR="00D5273E" w:rsidRDefault="00D5273E">
      <w:r>
        <w:separator/>
      </w:r>
    </w:p>
  </w:footnote>
  <w:footnote w:type="continuationSeparator" w:id="0">
    <w:p w14:paraId="5E060994" w14:textId="77777777" w:rsidR="00D5273E" w:rsidRDefault="00D52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A93"/>
    <w:multiLevelType w:val="multilevel"/>
    <w:tmpl w:val="E3446B02"/>
    <w:lvl w:ilvl="0">
      <w:start w:val="1"/>
      <w:numFmt w:val="decimal"/>
      <w:lvlText w:val="%1."/>
      <w:lvlJc w:val="left"/>
      <w:pPr>
        <w:ind w:left="0" w:firstLine="360"/>
      </w:pPr>
      <w:rPr>
        <w:b/>
        <w:vertAlign w:val="baseline"/>
      </w:rPr>
    </w:lvl>
    <w:lvl w:ilvl="1">
      <w:start w:val="1"/>
      <w:numFmt w:val="upperLetter"/>
      <w:lvlText w:val="%2."/>
      <w:lvlJc w:val="left"/>
      <w:pPr>
        <w:ind w:left="720" w:hanging="360"/>
      </w:pPr>
      <w:rPr>
        <w:b w:val="0"/>
        <w:vertAlign w:val="baseline"/>
      </w:rPr>
    </w:lvl>
    <w:lvl w:ilvl="2">
      <w:start w:val="1"/>
      <w:numFmt w:val="decimal"/>
      <w:lvlText w:val="%3."/>
      <w:lvlJc w:val="left"/>
      <w:pPr>
        <w:ind w:left="2340" w:hanging="1505"/>
      </w:pPr>
      <w:rPr>
        <w:vertAlign w:val="baseline"/>
      </w:rPr>
    </w:lvl>
    <w:lvl w:ilvl="3">
      <w:start w:val="1"/>
      <w:numFmt w:val="lowerLetter"/>
      <w:lvlText w:val="%4."/>
      <w:lvlJc w:val="left"/>
      <w:pPr>
        <w:ind w:left="3312" w:hanging="504"/>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33071A5"/>
    <w:multiLevelType w:val="multilevel"/>
    <w:tmpl w:val="0C440DF8"/>
    <w:lvl w:ilvl="0">
      <w:start w:val="4"/>
      <w:numFmt w:val="decimal"/>
      <w:lvlText w:val="%1."/>
      <w:lvlJc w:val="left"/>
      <w:pPr>
        <w:ind w:left="234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8D30F93"/>
    <w:multiLevelType w:val="multilevel"/>
    <w:tmpl w:val="63B6B8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C035722"/>
    <w:multiLevelType w:val="multilevel"/>
    <w:tmpl w:val="10B2F93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FE669DE"/>
    <w:multiLevelType w:val="multilevel"/>
    <w:tmpl w:val="61AA1DEC"/>
    <w:lvl w:ilvl="0">
      <w:start w:val="1"/>
      <w:numFmt w:val="upperRoman"/>
      <w:lvlText w:val=" %1."/>
      <w:lvlJc w:val="left"/>
      <w:pPr>
        <w:ind w:left="720" w:hanging="360"/>
      </w:pPr>
      <w:rPr>
        <w:vertAlign w:val="baseline"/>
      </w:rPr>
    </w:lvl>
    <w:lvl w:ilvl="1">
      <w:start w:val="1"/>
      <w:numFmt w:val="upperLetter"/>
      <w:lvlText w:val=" %2."/>
      <w:lvlJc w:val="left"/>
      <w:pPr>
        <w:ind w:left="1080" w:hanging="360"/>
      </w:pPr>
      <w:rPr>
        <w:vertAlign w:val="baseline"/>
      </w:rPr>
    </w:lvl>
    <w:lvl w:ilvl="2">
      <w:start w:val="1"/>
      <w:numFmt w:val="decimal"/>
      <w:lvlText w:val=" %3."/>
      <w:lvlJc w:val="left"/>
      <w:pPr>
        <w:ind w:left="1440" w:hanging="360"/>
      </w:pPr>
      <w:rPr>
        <w:vertAlign w:val="baseline"/>
      </w:rPr>
    </w:lvl>
    <w:lvl w:ilvl="3">
      <w:start w:val="1"/>
      <w:numFmt w:val="lowerLetter"/>
      <w:lvlText w:val=" %4."/>
      <w:lvlJc w:val="left"/>
      <w:pPr>
        <w:ind w:left="1800" w:hanging="360"/>
      </w:pPr>
      <w:rPr>
        <w:vertAlign w:val="baseline"/>
      </w:rPr>
    </w:lvl>
    <w:lvl w:ilvl="4">
      <w:start w:val="1"/>
      <w:numFmt w:val="lowerRoman"/>
      <w:lvlText w:val=" %5."/>
      <w:lvlJc w:val="left"/>
      <w:pPr>
        <w:ind w:left="2160" w:hanging="360"/>
      </w:pPr>
      <w:rPr>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5" w15:restartNumberingAfterBreak="0">
    <w:nsid w:val="26F40F0A"/>
    <w:multiLevelType w:val="multilevel"/>
    <w:tmpl w:val="318C14F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22C05CA"/>
    <w:multiLevelType w:val="multilevel"/>
    <w:tmpl w:val="9246F61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 w15:restartNumberingAfterBreak="0">
    <w:nsid w:val="36D554D9"/>
    <w:multiLevelType w:val="multilevel"/>
    <w:tmpl w:val="C644A5C0"/>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8" w15:restartNumberingAfterBreak="0">
    <w:nsid w:val="5FA04C03"/>
    <w:multiLevelType w:val="multilevel"/>
    <w:tmpl w:val="AF44752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20990714">
    <w:abstractNumId w:val="0"/>
  </w:num>
  <w:num w:numId="2" w16cid:durableId="1826389984">
    <w:abstractNumId w:val="5"/>
  </w:num>
  <w:num w:numId="3" w16cid:durableId="1690447794">
    <w:abstractNumId w:val="1"/>
  </w:num>
  <w:num w:numId="4" w16cid:durableId="1473057948">
    <w:abstractNumId w:val="8"/>
  </w:num>
  <w:num w:numId="5" w16cid:durableId="1691761316">
    <w:abstractNumId w:val="3"/>
  </w:num>
  <w:num w:numId="6" w16cid:durableId="2092920956">
    <w:abstractNumId w:val="6"/>
  </w:num>
  <w:num w:numId="7" w16cid:durableId="977879940">
    <w:abstractNumId w:val="4"/>
  </w:num>
  <w:num w:numId="8" w16cid:durableId="196744388">
    <w:abstractNumId w:val="7"/>
  </w:num>
  <w:num w:numId="9" w16cid:durableId="1905528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B5"/>
    <w:rsid w:val="00300497"/>
    <w:rsid w:val="005D1661"/>
    <w:rsid w:val="0070158A"/>
    <w:rsid w:val="0076118C"/>
    <w:rsid w:val="00783C26"/>
    <w:rsid w:val="007C6FCF"/>
    <w:rsid w:val="00A957B5"/>
    <w:rsid w:val="00B37563"/>
    <w:rsid w:val="00D5273E"/>
    <w:rsid w:val="00E8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EDA7F8"/>
  <w15:docId w15:val="{4A64ECCF-5A03-BD47-ACD1-FAA257F66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48"/>
      <w:szCs w:val="48"/>
    </w:rPr>
  </w:style>
  <w:style w:type="paragraph" w:styleId="Heading2">
    <w:name w:val="heading 2"/>
    <w:basedOn w:val="Normal"/>
    <w:next w:val="Normal"/>
    <w:uiPriority w:val="9"/>
    <w:semiHidden/>
    <w:unhideWhenUsed/>
    <w:qFormat/>
    <w:pPr>
      <w:ind w:left="120"/>
      <w:outlineLvl w:val="1"/>
    </w:pPr>
    <w:rPr>
      <w:rFonts w:ascii="Calibri" w:eastAsia="Calibri" w:hAnsi="Calibri" w:cs="Calibri"/>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b/>
      <w:bCs/>
      <w:w w:val="100"/>
      <w:position w:val="-1"/>
      <w:effect w:val="none"/>
      <w:vertAlign w:val="baseline"/>
      <w:cs w:val="0"/>
      <w:em w:val="none"/>
    </w:rPr>
  </w:style>
  <w:style w:type="character" w:customStyle="1" w:styleId="WW8Num1z1">
    <w:name w:val="WW8Num1z1"/>
    <w:rPr>
      <w:b w:val="0"/>
      <w:bCs w:val="0"/>
      <w:w w:val="100"/>
      <w:position w:val="-1"/>
      <w:effect w:val="none"/>
      <w:vertAlign w:val="baseline"/>
      <w:cs w:val="0"/>
      <w:em w:val="none"/>
    </w:rPr>
  </w:style>
  <w:style w:type="character" w:customStyle="1" w:styleId="WW8Num4z0">
    <w:name w:val="WW8Num4z0"/>
    <w:rPr>
      <w:b w:val="0"/>
      <w:bCs w:val="0"/>
      <w:w w:val="100"/>
      <w:position w:val="-1"/>
      <w:effect w:val="none"/>
      <w:vertAlign w:val="baseline"/>
      <w:cs w:val="0"/>
      <w:em w:val="none"/>
    </w:rPr>
  </w:style>
  <w:style w:type="character" w:customStyle="1" w:styleId="WW8Num5z1">
    <w:name w:val="WW8Num5z1"/>
    <w:rPr>
      <w:rFonts w:ascii="Calibri" w:eastAsia="Calibri" w:hAnsi="Calibri" w:cs="Calibri"/>
      <w:color w:val="000009"/>
      <w:w w:val="100"/>
      <w:position w:val="-1"/>
      <w:sz w:val="22"/>
      <w:szCs w:val="22"/>
      <w:effect w:val="none"/>
      <w:vertAlign w:val="baseline"/>
      <w:cs w:val="0"/>
      <w:em w:val="none"/>
    </w:rPr>
  </w:style>
  <w:style w:type="character" w:customStyle="1" w:styleId="WW8Num5z2">
    <w:name w:val="WW8Num5z2"/>
    <w:rPr>
      <w:rFonts w:ascii="Symbol" w:hAnsi="Symbol" w:cs="Symbol"/>
      <w:w w:val="100"/>
      <w:position w:val="-1"/>
      <w:effect w:val="none"/>
      <w:vertAlign w:val="baseline"/>
      <w:cs w:val="0"/>
      <w:em w:val="none"/>
    </w:rPr>
  </w:style>
  <w:style w:type="character" w:customStyle="1" w:styleId="WW8Num6z0">
    <w:name w:val="WW8Num6z0"/>
    <w:rPr>
      <w:b/>
      <w:bCs/>
      <w:w w:val="100"/>
      <w:position w:val="-1"/>
      <w:effect w:val="none"/>
      <w:vertAlign w:val="baseline"/>
      <w:cs w:val="0"/>
      <w:em w:val="none"/>
    </w:rPr>
  </w:style>
  <w:style w:type="character" w:customStyle="1" w:styleId="WW8Num12z0">
    <w:name w:val="WW8Num12z0"/>
    <w:rPr>
      <w:rFonts w:ascii="Symbol" w:hAnsi="Symbol" w:cs="Symbol"/>
      <w:w w:val="100"/>
      <w:position w:val="-1"/>
      <w:effect w:val="none"/>
      <w:vertAlign w:val="baseline"/>
      <w:cs w:val="0"/>
      <w:em w:val="none"/>
    </w:rPr>
  </w:style>
  <w:style w:type="character" w:customStyle="1" w:styleId="WW8Num12z1">
    <w:name w:val="WW8Num12z1"/>
    <w:rPr>
      <w:rFonts w:ascii="Courier New" w:hAnsi="Courier New" w:cs="Courier New"/>
      <w:w w:val="100"/>
      <w:position w:val="-1"/>
      <w:effect w:val="none"/>
      <w:vertAlign w:val="baseline"/>
      <w:cs w:val="0"/>
      <w:em w:val="none"/>
    </w:rPr>
  </w:style>
  <w:style w:type="character" w:customStyle="1" w:styleId="WW8Num12z2">
    <w:name w:val="WW8Num12z2"/>
    <w:rPr>
      <w:rFonts w:ascii="Wingdings" w:hAnsi="Wingdings" w:cs="Wingdings"/>
      <w:w w:val="100"/>
      <w:position w:val="-1"/>
      <w:effect w:val="none"/>
      <w:vertAlign w:val="baseline"/>
      <w:cs w:val="0"/>
      <w:em w:val="none"/>
    </w:rPr>
  </w:style>
  <w:style w:type="character" w:customStyle="1" w:styleId="WW8Num14z0">
    <w:name w:val="WW8Num14z0"/>
    <w:rPr>
      <w:rFonts w:ascii="Symbol" w:hAnsi="Symbol" w:cs="OpenSymbol"/>
      <w:w w:val="100"/>
      <w:position w:val="-1"/>
      <w:effect w:val="none"/>
      <w:vertAlign w:val="baseline"/>
      <w:cs w:val="0"/>
      <w:em w:val="none"/>
    </w:rPr>
  </w:style>
  <w:style w:type="character" w:customStyle="1" w:styleId="WW8Num14z1">
    <w:name w:val="WW8Num14z1"/>
    <w:rPr>
      <w:rFonts w:ascii="OpenSymbol" w:hAnsi="OpenSymbol" w:cs="OpenSymbol"/>
      <w:w w:val="100"/>
      <w:position w:val="-1"/>
      <w:effect w:val="none"/>
      <w:vertAlign w:val="baseline"/>
      <w:cs w:val="0"/>
      <w:em w:val="none"/>
    </w:rPr>
  </w:style>
  <w:style w:type="character" w:customStyle="1" w:styleId="WW8Num15z4">
    <w:name w:val="WW8Num15z4"/>
    <w:rPr>
      <w:rFonts w:ascii="Symbol" w:hAnsi="Symbol" w:cs="OpenSymbol"/>
      <w:w w:val="100"/>
      <w:position w:val="-1"/>
      <w:effect w:val="none"/>
      <w:vertAlign w:val="baseline"/>
      <w:cs w:val="0"/>
      <w:em w:val="none"/>
    </w:rPr>
  </w:style>
  <w:style w:type="character" w:customStyle="1" w:styleId="WW8Num17z4">
    <w:name w:val="WW8Num17z4"/>
    <w:rPr>
      <w:rFonts w:ascii="Symbol" w:hAnsi="Symbol" w:cs="OpenSymbol"/>
      <w:w w:val="100"/>
      <w:position w:val="-1"/>
      <w:effect w:val="none"/>
      <w:vertAlign w:val="baseline"/>
      <w:cs w:val="0"/>
      <w:em w:val="none"/>
    </w:rPr>
  </w:style>
  <w:style w:type="character" w:customStyle="1" w:styleId="WW8Num18z4">
    <w:name w:val="WW8Num18z4"/>
    <w:rPr>
      <w:rFonts w:ascii="Symbol" w:hAnsi="Symbol" w:cs="OpenSymbol"/>
      <w:w w:val="100"/>
      <w:position w:val="-1"/>
      <w:effect w:val="none"/>
      <w:vertAlign w:val="baseline"/>
      <w:cs w:val="0"/>
      <w:em w:val="none"/>
    </w:rPr>
  </w:style>
  <w:style w:type="character" w:customStyle="1" w:styleId="WW8Num19z0">
    <w:name w:val="WW8Num19z0"/>
    <w:rPr>
      <w:rFonts w:ascii="Symbol" w:hAnsi="Symbol" w:cs="OpenSymbol"/>
      <w:w w:val="100"/>
      <w:position w:val="-1"/>
      <w:effect w:val="none"/>
      <w:vertAlign w:val="baseline"/>
      <w:cs w:val="0"/>
      <w:em w:val="none"/>
    </w:rPr>
  </w:style>
  <w:style w:type="character" w:customStyle="1" w:styleId="WW8Num19z1">
    <w:name w:val="WW8Num19z1"/>
    <w:rPr>
      <w:rFonts w:ascii="OpenSymbol" w:hAnsi="OpenSymbol" w:cs="OpenSymbol"/>
      <w:w w:val="100"/>
      <w:position w:val="-1"/>
      <w:effect w:val="none"/>
      <w:vertAlign w:val="baseline"/>
      <w:cs w:val="0"/>
      <w:em w:val="none"/>
    </w:rPr>
  </w:style>
  <w:style w:type="character" w:customStyle="1" w:styleId="ListLabel100">
    <w:name w:val="ListLabel 100"/>
    <w:rPr>
      <w:b/>
      <w:bCs/>
      <w:w w:val="100"/>
      <w:position w:val="-1"/>
      <w:effect w:val="none"/>
      <w:vertAlign w:val="baseline"/>
      <w:cs w:val="0"/>
      <w:em w:val="none"/>
    </w:rPr>
  </w:style>
  <w:style w:type="character" w:customStyle="1" w:styleId="ListLabel101">
    <w:name w:val="ListLabel 101"/>
    <w:rPr>
      <w:b w:val="0"/>
      <w:bCs w:val="0"/>
      <w:w w:val="100"/>
      <w:position w:val="-1"/>
      <w:effect w:val="none"/>
      <w:vertAlign w:val="baseline"/>
      <w:cs w:val="0"/>
      <w:em w:val="none"/>
    </w:rPr>
  </w:style>
  <w:style w:type="character" w:customStyle="1" w:styleId="ListLabel102">
    <w:name w:val="ListLabel 102"/>
    <w:rPr>
      <w:w w:val="100"/>
      <w:position w:val="-1"/>
      <w:effect w:val="none"/>
      <w:vertAlign w:val="baseline"/>
      <w:cs w:val="0"/>
      <w:em w:val="none"/>
    </w:rPr>
  </w:style>
  <w:style w:type="character" w:customStyle="1" w:styleId="ListLabel103">
    <w:name w:val="ListLabel 103"/>
    <w:rPr>
      <w:w w:val="100"/>
      <w:position w:val="-1"/>
      <w:effect w:val="none"/>
      <w:vertAlign w:val="baseline"/>
      <w:cs w:val="0"/>
      <w:em w:val="none"/>
    </w:rPr>
  </w:style>
  <w:style w:type="character" w:customStyle="1" w:styleId="ListLabel104">
    <w:name w:val="ListLabel 104"/>
    <w:rPr>
      <w:w w:val="100"/>
      <w:position w:val="-1"/>
      <w:effect w:val="none"/>
      <w:vertAlign w:val="baseline"/>
      <w:cs w:val="0"/>
      <w:em w:val="none"/>
    </w:rPr>
  </w:style>
  <w:style w:type="character" w:customStyle="1" w:styleId="ListLabel105">
    <w:name w:val="ListLabel 105"/>
    <w:rPr>
      <w:w w:val="100"/>
      <w:position w:val="-1"/>
      <w:effect w:val="none"/>
      <w:vertAlign w:val="baseline"/>
      <w:cs w:val="0"/>
      <w:em w:val="none"/>
    </w:rPr>
  </w:style>
  <w:style w:type="character" w:customStyle="1" w:styleId="ListLabel106">
    <w:name w:val="ListLabel 106"/>
    <w:rPr>
      <w:w w:val="100"/>
      <w:position w:val="-1"/>
      <w:effect w:val="none"/>
      <w:vertAlign w:val="baseline"/>
      <w:cs w:val="0"/>
      <w:em w:val="none"/>
    </w:rPr>
  </w:style>
  <w:style w:type="character" w:customStyle="1" w:styleId="ListLabel107">
    <w:name w:val="ListLabel 107"/>
    <w:rPr>
      <w:w w:val="100"/>
      <w:position w:val="-1"/>
      <w:effect w:val="none"/>
      <w:vertAlign w:val="baseline"/>
      <w:cs w:val="0"/>
      <w:em w:val="none"/>
    </w:rPr>
  </w:style>
  <w:style w:type="character" w:customStyle="1" w:styleId="ListLabel108">
    <w:name w:val="ListLabel 108"/>
    <w:rPr>
      <w:w w:val="100"/>
      <w:position w:val="-1"/>
      <w:effect w:val="none"/>
      <w:vertAlign w:val="baseline"/>
      <w:cs w:val="0"/>
      <w:em w:val="none"/>
    </w:rPr>
  </w:style>
  <w:style w:type="character" w:customStyle="1" w:styleId="ListLabel82">
    <w:name w:val="ListLabel 82"/>
    <w:rPr>
      <w:w w:val="100"/>
      <w:position w:val="-1"/>
      <w:effect w:val="none"/>
      <w:vertAlign w:val="baseline"/>
      <w:cs w:val="0"/>
      <w:em w:val="none"/>
    </w:rPr>
  </w:style>
  <w:style w:type="character" w:customStyle="1" w:styleId="ListLabel83">
    <w:name w:val="ListLabel 83"/>
    <w:rPr>
      <w:w w:val="100"/>
      <w:position w:val="-1"/>
      <w:effect w:val="none"/>
      <w:vertAlign w:val="baseline"/>
      <w:cs w:val="0"/>
      <w:em w:val="none"/>
    </w:rPr>
  </w:style>
  <w:style w:type="character" w:customStyle="1" w:styleId="ListLabel84">
    <w:name w:val="ListLabel 84"/>
    <w:rPr>
      <w:w w:val="100"/>
      <w:position w:val="-1"/>
      <w:effect w:val="none"/>
      <w:vertAlign w:val="baseline"/>
      <w:cs w:val="0"/>
      <w:em w:val="none"/>
    </w:rPr>
  </w:style>
  <w:style w:type="character" w:customStyle="1" w:styleId="ListLabel85">
    <w:name w:val="ListLabel 85"/>
    <w:rPr>
      <w:w w:val="100"/>
      <w:position w:val="-1"/>
      <w:effect w:val="none"/>
      <w:vertAlign w:val="baseline"/>
      <w:cs w:val="0"/>
      <w:em w:val="none"/>
    </w:rPr>
  </w:style>
  <w:style w:type="character" w:customStyle="1" w:styleId="ListLabel86">
    <w:name w:val="ListLabel 86"/>
    <w:rPr>
      <w:w w:val="100"/>
      <w:position w:val="-1"/>
      <w:effect w:val="none"/>
      <w:vertAlign w:val="baseline"/>
      <w:cs w:val="0"/>
      <w:em w:val="none"/>
    </w:rPr>
  </w:style>
  <w:style w:type="character" w:customStyle="1" w:styleId="ListLabel87">
    <w:name w:val="ListLabel 87"/>
    <w:rPr>
      <w:w w:val="100"/>
      <w:position w:val="-1"/>
      <w:effect w:val="none"/>
      <w:vertAlign w:val="baseline"/>
      <w:cs w:val="0"/>
      <w:em w:val="none"/>
    </w:rPr>
  </w:style>
  <w:style w:type="character" w:customStyle="1" w:styleId="ListLabel88">
    <w:name w:val="ListLabel 88"/>
    <w:rPr>
      <w:w w:val="100"/>
      <w:position w:val="-1"/>
      <w:effect w:val="none"/>
      <w:vertAlign w:val="baseline"/>
      <w:cs w:val="0"/>
      <w:em w:val="none"/>
    </w:rPr>
  </w:style>
  <w:style w:type="character" w:customStyle="1" w:styleId="ListLabel89">
    <w:name w:val="ListLabel 89"/>
    <w:rPr>
      <w:w w:val="100"/>
      <w:position w:val="-1"/>
      <w:effect w:val="none"/>
      <w:vertAlign w:val="baseline"/>
      <w:cs w:val="0"/>
      <w:em w:val="none"/>
    </w:rPr>
  </w:style>
  <w:style w:type="character" w:customStyle="1" w:styleId="ListLabel90">
    <w:name w:val="ListLabel 90"/>
    <w:rPr>
      <w:w w:val="100"/>
      <w:position w:val="-1"/>
      <w:effect w:val="none"/>
      <w:vertAlign w:val="baseline"/>
      <w:cs w:val="0"/>
      <w:em w:val="none"/>
    </w:rPr>
  </w:style>
  <w:style w:type="character" w:customStyle="1" w:styleId="ListLabel91">
    <w:name w:val="ListLabel 91"/>
    <w:rPr>
      <w:w w:val="100"/>
      <w:position w:val="-1"/>
      <w:effect w:val="none"/>
      <w:vertAlign w:val="baseline"/>
      <w:cs w:val="0"/>
      <w:em w:val="none"/>
    </w:rPr>
  </w:style>
  <w:style w:type="character" w:customStyle="1" w:styleId="ListLabel92">
    <w:name w:val="ListLabel 92"/>
    <w:rPr>
      <w:w w:val="100"/>
      <w:position w:val="-1"/>
      <w:effect w:val="none"/>
      <w:vertAlign w:val="baseline"/>
      <w:cs w:val="0"/>
      <w:em w:val="none"/>
    </w:rPr>
  </w:style>
  <w:style w:type="character" w:customStyle="1" w:styleId="ListLabel93">
    <w:name w:val="ListLabel 93"/>
    <w:rPr>
      <w:w w:val="100"/>
      <w:position w:val="-1"/>
      <w:effect w:val="none"/>
      <w:vertAlign w:val="baseline"/>
      <w:cs w:val="0"/>
      <w:em w:val="none"/>
    </w:rPr>
  </w:style>
  <w:style w:type="character" w:customStyle="1" w:styleId="ListLabel94">
    <w:name w:val="ListLabel 94"/>
    <w:rPr>
      <w:w w:val="100"/>
      <w:position w:val="-1"/>
      <w:effect w:val="none"/>
      <w:vertAlign w:val="baseline"/>
      <w:cs w:val="0"/>
      <w:em w:val="none"/>
    </w:rPr>
  </w:style>
  <w:style w:type="character" w:customStyle="1" w:styleId="ListLabel95">
    <w:name w:val="ListLabel 95"/>
    <w:rPr>
      <w:w w:val="100"/>
      <w:position w:val="-1"/>
      <w:effect w:val="none"/>
      <w:vertAlign w:val="baseline"/>
      <w:cs w:val="0"/>
      <w:em w:val="none"/>
    </w:rPr>
  </w:style>
  <w:style w:type="character" w:customStyle="1" w:styleId="ListLabel96">
    <w:name w:val="ListLabel 96"/>
    <w:rPr>
      <w:w w:val="100"/>
      <w:position w:val="-1"/>
      <w:effect w:val="none"/>
      <w:vertAlign w:val="baseline"/>
      <w:cs w:val="0"/>
      <w:em w:val="none"/>
    </w:rPr>
  </w:style>
  <w:style w:type="character" w:customStyle="1" w:styleId="ListLabel97">
    <w:name w:val="ListLabel 97"/>
    <w:rPr>
      <w:w w:val="100"/>
      <w:position w:val="-1"/>
      <w:effect w:val="none"/>
      <w:vertAlign w:val="baseline"/>
      <w:cs w:val="0"/>
      <w:em w:val="none"/>
    </w:rPr>
  </w:style>
  <w:style w:type="character" w:customStyle="1" w:styleId="ListLabel98">
    <w:name w:val="ListLabel 98"/>
    <w:rPr>
      <w:w w:val="100"/>
      <w:position w:val="-1"/>
      <w:effect w:val="none"/>
      <w:vertAlign w:val="baseline"/>
      <w:cs w:val="0"/>
      <w:em w:val="none"/>
    </w:rPr>
  </w:style>
  <w:style w:type="character" w:customStyle="1" w:styleId="ListLabel99">
    <w:name w:val="ListLabel 99"/>
    <w:rPr>
      <w:w w:val="100"/>
      <w:position w:val="-1"/>
      <w:effect w:val="none"/>
      <w:vertAlign w:val="baseline"/>
      <w:cs w:val="0"/>
      <w:em w:val="none"/>
    </w:rPr>
  </w:style>
  <w:style w:type="character" w:customStyle="1" w:styleId="ListLabel109">
    <w:name w:val="ListLabel 109"/>
    <w:rPr>
      <w:b w:val="0"/>
      <w:bCs w:val="0"/>
      <w:w w:val="100"/>
      <w:position w:val="-1"/>
      <w:effect w:val="none"/>
      <w:vertAlign w:val="baseline"/>
      <w:cs w:val="0"/>
      <w:em w:val="none"/>
    </w:rPr>
  </w:style>
  <w:style w:type="character" w:customStyle="1" w:styleId="ListLabel110">
    <w:name w:val="ListLabel 110"/>
    <w:rPr>
      <w:w w:val="100"/>
      <w:position w:val="-1"/>
      <w:effect w:val="none"/>
      <w:vertAlign w:val="baseline"/>
      <w:cs w:val="0"/>
      <w:em w:val="none"/>
    </w:rPr>
  </w:style>
  <w:style w:type="character" w:customStyle="1" w:styleId="ListLabel111">
    <w:name w:val="ListLabel 111"/>
    <w:rPr>
      <w:w w:val="100"/>
      <w:position w:val="-1"/>
      <w:effect w:val="none"/>
      <w:vertAlign w:val="baseline"/>
      <w:cs w:val="0"/>
      <w:em w:val="none"/>
    </w:rPr>
  </w:style>
  <w:style w:type="character" w:customStyle="1" w:styleId="ListLabel112">
    <w:name w:val="ListLabel 112"/>
    <w:rPr>
      <w:w w:val="100"/>
      <w:position w:val="-1"/>
      <w:effect w:val="none"/>
      <w:vertAlign w:val="baseline"/>
      <w:cs w:val="0"/>
      <w:em w:val="none"/>
    </w:rPr>
  </w:style>
  <w:style w:type="character" w:customStyle="1" w:styleId="ListLabel113">
    <w:name w:val="ListLabel 113"/>
    <w:rPr>
      <w:w w:val="100"/>
      <w:position w:val="-1"/>
      <w:effect w:val="none"/>
      <w:vertAlign w:val="baseline"/>
      <w:cs w:val="0"/>
      <w:em w:val="none"/>
    </w:rPr>
  </w:style>
  <w:style w:type="character" w:customStyle="1" w:styleId="ListLabel114">
    <w:name w:val="ListLabel 114"/>
    <w:rPr>
      <w:w w:val="100"/>
      <w:position w:val="-1"/>
      <w:effect w:val="none"/>
      <w:vertAlign w:val="baseline"/>
      <w:cs w:val="0"/>
      <w:em w:val="none"/>
    </w:rPr>
  </w:style>
  <w:style w:type="character" w:customStyle="1" w:styleId="ListLabel115">
    <w:name w:val="ListLabel 115"/>
    <w:rPr>
      <w:w w:val="100"/>
      <w:position w:val="-1"/>
      <w:effect w:val="none"/>
      <w:vertAlign w:val="baseline"/>
      <w:cs w:val="0"/>
      <w:em w:val="none"/>
    </w:rPr>
  </w:style>
  <w:style w:type="character" w:customStyle="1" w:styleId="ListLabel116">
    <w:name w:val="ListLabel 116"/>
    <w:rPr>
      <w:w w:val="100"/>
      <w:position w:val="-1"/>
      <w:effect w:val="none"/>
      <w:vertAlign w:val="baseline"/>
      <w:cs w:val="0"/>
      <w:em w:val="none"/>
    </w:rPr>
  </w:style>
  <w:style w:type="character" w:customStyle="1" w:styleId="ListLabel117">
    <w:name w:val="ListLabel 117"/>
    <w:rPr>
      <w:w w:val="100"/>
      <w:position w:val="-1"/>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rFonts w:ascii="Calibri" w:eastAsia="Calibri" w:hAnsi="Calibri" w:cs="Calibri"/>
      <w:color w:val="000009"/>
      <w:w w:val="100"/>
      <w:position w:val="-1"/>
      <w:sz w:val="22"/>
      <w:szCs w:val="22"/>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w w:val="100"/>
      <w:position w:val="-1"/>
      <w:effect w:val="none"/>
      <w:vertAlign w:val="baseline"/>
      <w:cs w:val="0"/>
      <w:em w:val="none"/>
    </w:rPr>
  </w:style>
  <w:style w:type="character" w:customStyle="1" w:styleId="ListLabel6">
    <w:name w:val="ListLabel 6"/>
    <w:rPr>
      <w:w w:val="100"/>
      <w:position w:val="-1"/>
      <w:effect w:val="none"/>
      <w:vertAlign w:val="baseline"/>
      <w:cs w:val="0"/>
      <w:em w:val="none"/>
    </w:rPr>
  </w:style>
  <w:style w:type="character" w:customStyle="1" w:styleId="ListLabel7">
    <w:name w:val="ListLabel 7"/>
    <w:rPr>
      <w:w w:val="100"/>
      <w:position w:val="-1"/>
      <w:effect w:val="none"/>
      <w:vertAlign w:val="baseline"/>
      <w:cs w:val="0"/>
      <w:em w:val="none"/>
    </w:rPr>
  </w:style>
  <w:style w:type="character" w:customStyle="1" w:styleId="ListLabel8">
    <w:name w:val="ListLabel 8"/>
    <w:rPr>
      <w:w w:val="100"/>
      <w:position w:val="-1"/>
      <w:effect w:val="none"/>
      <w:vertAlign w:val="baseline"/>
      <w:cs w:val="0"/>
      <w:em w:val="none"/>
    </w:rPr>
  </w:style>
  <w:style w:type="character" w:customStyle="1" w:styleId="ListLabel9">
    <w:name w:val="ListLabel 9"/>
    <w:rPr>
      <w:w w:val="100"/>
      <w:position w:val="-1"/>
      <w:effect w:val="none"/>
      <w:vertAlign w:val="baseline"/>
      <w:cs w:val="0"/>
      <w:em w:val="none"/>
    </w:rPr>
  </w:style>
  <w:style w:type="character" w:customStyle="1" w:styleId="ListLabel118">
    <w:name w:val="ListLabel 118"/>
    <w:rPr>
      <w:b/>
      <w:bCs/>
      <w:w w:val="100"/>
      <w:position w:val="-1"/>
      <w:effect w:val="none"/>
      <w:vertAlign w:val="baseline"/>
      <w:cs w:val="0"/>
      <w:em w:val="none"/>
    </w:rPr>
  </w:style>
  <w:style w:type="character" w:customStyle="1" w:styleId="ListLabel119">
    <w:name w:val="ListLabel 119"/>
    <w:rPr>
      <w:w w:val="100"/>
      <w:position w:val="-1"/>
      <w:effect w:val="none"/>
      <w:vertAlign w:val="baseline"/>
      <w:cs w:val="0"/>
      <w:em w:val="none"/>
    </w:rPr>
  </w:style>
  <w:style w:type="character" w:customStyle="1" w:styleId="ListLabel120">
    <w:name w:val="ListLabel 120"/>
    <w:rPr>
      <w:w w:val="100"/>
      <w:position w:val="-1"/>
      <w:effect w:val="none"/>
      <w:vertAlign w:val="baseline"/>
      <w:cs w:val="0"/>
      <w:em w:val="none"/>
    </w:rPr>
  </w:style>
  <w:style w:type="character" w:customStyle="1" w:styleId="ListLabel121">
    <w:name w:val="ListLabel 121"/>
    <w:rPr>
      <w:w w:val="100"/>
      <w:position w:val="-1"/>
      <w:effect w:val="none"/>
      <w:vertAlign w:val="baseline"/>
      <w:cs w:val="0"/>
      <w:em w:val="none"/>
    </w:rPr>
  </w:style>
  <w:style w:type="character" w:customStyle="1" w:styleId="ListLabel122">
    <w:name w:val="ListLabel 122"/>
    <w:rPr>
      <w:w w:val="100"/>
      <w:position w:val="-1"/>
      <w:effect w:val="none"/>
      <w:vertAlign w:val="baseline"/>
      <w:cs w:val="0"/>
      <w:em w:val="none"/>
    </w:rPr>
  </w:style>
  <w:style w:type="character" w:customStyle="1" w:styleId="ListLabel123">
    <w:name w:val="ListLabel 123"/>
    <w:rPr>
      <w:w w:val="100"/>
      <w:position w:val="-1"/>
      <w:effect w:val="none"/>
      <w:vertAlign w:val="baseline"/>
      <w:cs w:val="0"/>
      <w:em w:val="none"/>
    </w:rPr>
  </w:style>
  <w:style w:type="character" w:customStyle="1" w:styleId="ListLabel124">
    <w:name w:val="ListLabel 124"/>
    <w:rPr>
      <w:w w:val="100"/>
      <w:position w:val="-1"/>
      <w:effect w:val="none"/>
      <w:vertAlign w:val="baseline"/>
      <w:cs w:val="0"/>
      <w:em w:val="none"/>
    </w:rPr>
  </w:style>
  <w:style w:type="character" w:customStyle="1" w:styleId="ListLabel125">
    <w:name w:val="ListLabel 125"/>
    <w:rPr>
      <w:w w:val="100"/>
      <w:position w:val="-1"/>
      <w:effect w:val="none"/>
      <w:vertAlign w:val="baseline"/>
      <w:cs w:val="0"/>
      <w:em w:val="none"/>
    </w:rPr>
  </w:style>
  <w:style w:type="character" w:customStyle="1" w:styleId="ListLabel126">
    <w:name w:val="ListLabel 126"/>
    <w:rPr>
      <w:w w:val="100"/>
      <w:position w:val="-1"/>
      <w:effect w:val="none"/>
      <w:vertAlign w:val="baseline"/>
      <w:cs w:val="0"/>
      <w:em w:val="none"/>
    </w:rPr>
  </w:style>
  <w:style w:type="character" w:customStyle="1" w:styleId="ListLabel127">
    <w:name w:val="ListLabel 127"/>
    <w:rPr>
      <w:w w:val="100"/>
      <w:position w:val="-1"/>
      <w:effect w:val="none"/>
      <w:vertAlign w:val="baseline"/>
      <w:cs w:val="0"/>
      <w:em w:val="none"/>
    </w:rPr>
  </w:style>
  <w:style w:type="character" w:customStyle="1" w:styleId="ListLabel128">
    <w:name w:val="ListLabel 128"/>
    <w:rPr>
      <w:w w:val="100"/>
      <w:position w:val="-1"/>
      <w:effect w:val="none"/>
      <w:vertAlign w:val="baseline"/>
      <w:cs w:val="0"/>
      <w:em w:val="none"/>
    </w:rPr>
  </w:style>
  <w:style w:type="character" w:customStyle="1" w:styleId="ListLabel129">
    <w:name w:val="ListLabel 129"/>
    <w:rPr>
      <w:w w:val="100"/>
      <w:position w:val="-1"/>
      <w:effect w:val="none"/>
      <w:vertAlign w:val="baseline"/>
      <w:cs w:val="0"/>
      <w:em w:val="none"/>
    </w:rPr>
  </w:style>
  <w:style w:type="character" w:customStyle="1" w:styleId="ListLabel130">
    <w:name w:val="ListLabel 130"/>
    <w:rPr>
      <w:w w:val="100"/>
      <w:position w:val="-1"/>
      <w:effect w:val="none"/>
      <w:vertAlign w:val="baseline"/>
      <w:cs w:val="0"/>
      <w:em w:val="none"/>
    </w:rPr>
  </w:style>
  <w:style w:type="character" w:customStyle="1" w:styleId="ListLabel131">
    <w:name w:val="ListLabel 131"/>
    <w:rPr>
      <w:w w:val="100"/>
      <w:position w:val="-1"/>
      <w:effect w:val="none"/>
      <w:vertAlign w:val="baseline"/>
      <w:cs w:val="0"/>
      <w:em w:val="none"/>
    </w:rPr>
  </w:style>
  <w:style w:type="character" w:customStyle="1" w:styleId="ListLabel132">
    <w:name w:val="ListLabel 132"/>
    <w:rPr>
      <w:w w:val="100"/>
      <w:position w:val="-1"/>
      <w:effect w:val="none"/>
      <w:vertAlign w:val="baseline"/>
      <w:cs w:val="0"/>
      <w:em w:val="none"/>
    </w:rPr>
  </w:style>
  <w:style w:type="character" w:customStyle="1" w:styleId="ListLabel133">
    <w:name w:val="ListLabel 133"/>
    <w:rPr>
      <w:w w:val="100"/>
      <w:position w:val="-1"/>
      <w:effect w:val="none"/>
      <w:vertAlign w:val="baseline"/>
      <w:cs w:val="0"/>
      <w:em w:val="none"/>
    </w:rPr>
  </w:style>
  <w:style w:type="character" w:customStyle="1" w:styleId="ListLabel134">
    <w:name w:val="ListLabel 134"/>
    <w:rPr>
      <w:w w:val="100"/>
      <w:position w:val="-1"/>
      <w:effect w:val="none"/>
      <w:vertAlign w:val="baseline"/>
      <w:cs w:val="0"/>
      <w:em w:val="none"/>
    </w:rPr>
  </w:style>
  <w:style w:type="character" w:customStyle="1" w:styleId="ListLabel135">
    <w:name w:val="ListLabel 135"/>
    <w:rPr>
      <w:w w:val="100"/>
      <w:position w:val="-1"/>
      <w:effect w:val="none"/>
      <w:vertAlign w:val="baseline"/>
      <w:cs w:val="0"/>
      <w:em w:val="none"/>
    </w:rPr>
  </w:style>
  <w:style w:type="character" w:customStyle="1" w:styleId="ListLabel136">
    <w:name w:val="ListLabel 136"/>
    <w:rPr>
      <w:w w:val="100"/>
      <w:position w:val="-1"/>
      <w:effect w:val="none"/>
      <w:vertAlign w:val="baseline"/>
      <w:cs w:val="0"/>
      <w:em w:val="none"/>
    </w:rPr>
  </w:style>
  <w:style w:type="character" w:customStyle="1" w:styleId="ListLabel137">
    <w:name w:val="ListLabel 137"/>
    <w:rPr>
      <w:w w:val="100"/>
      <w:position w:val="-1"/>
      <w:effect w:val="none"/>
      <w:vertAlign w:val="baseline"/>
      <w:cs w:val="0"/>
      <w:em w:val="none"/>
    </w:rPr>
  </w:style>
  <w:style w:type="character" w:customStyle="1" w:styleId="ListLabel138">
    <w:name w:val="ListLabel 138"/>
    <w:rPr>
      <w:w w:val="100"/>
      <w:position w:val="-1"/>
      <w:effect w:val="none"/>
      <w:vertAlign w:val="baseline"/>
      <w:cs w:val="0"/>
      <w:em w:val="none"/>
    </w:rPr>
  </w:style>
  <w:style w:type="character" w:customStyle="1" w:styleId="ListLabel139">
    <w:name w:val="ListLabel 139"/>
    <w:rPr>
      <w:w w:val="100"/>
      <w:position w:val="-1"/>
      <w:effect w:val="none"/>
      <w:vertAlign w:val="baseline"/>
      <w:cs w:val="0"/>
      <w:em w:val="none"/>
    </w:rPr>
  </w:style>
  <w:style w:type="character" w:customStyle="1" w:styleId="ListLabel140">
    <w:name w:val="ListLabel 140"/>
    <w:rPr>
      <w:w w:val="100"/>
      <w:position w:val="-1"/>
      <w:effect w:val="none"/>
      <w:vertAlign w:val="baseline"/>
      <w:cs w:val="0"/>
      <w:em w:val="none"/>
    </w:rPr>
  </w:style>
  <w:style w:type="character" w:customStyle="1" w:styleId="ListLabel141">
    <w:name w:val="ListLabel 141"/>
    <w:rPr>
      <w:w w:val="100"/>
      <w:position w:val="-1"/>
      <w:effect w:val="none"/>
      <w:vertAlign w:val="baseline"/>
      <w:cs w:val="0"/>
      <w:em w:val="none"/>
    </w:rPr>
  </w:style>
  <w:style w:type="character" w:customStyle="1" w:styleId="ListLabel142">
    <w:name w:val="ListLabel 142"/>
    <w:rPr>
      <w:w w:val="100"/>
      <w:position w:val="-1"/>
      <w:effect w:val="none"/>
      <w:vertAlign w:val="baseline"/>
      <w:cs w:val="0"/>
      <w:em w:val="none"/>
    </w:rPr>
  </w:style>
  <w:style w:type="character" w:customStyle="1" w:styleId="ListLabel143">
    <w:name w:val="ListLabel 143"/>
    <w:rPr>
      <w:w w:val="100"/>
      <w:position w:val="-1"/>
      <w:effect w:val="none"/>
      <w:vertAlign w:val="baseline"/>
      <w:cs w:val="0"/>
      <w:em w:val="none"/>
    </w:rPr>
  </w:style>
  <w:style w:type="character" w:customStyle="1" w:styleId="ListLabel144">
    <w:name w:val="ListLabel 144"/>
    <w:rPr>
      <w:w w:val="100"/>
      <w:position w:val="-1"/>
      <w:effect w:val="none"/>
      <w:vertAlign w:val="baseline"/>
      <w:cs w:val="0"/>
      <w:em w:val="none"/>
    </w:rPr>
  </w:style>
  <w:style w:type="character" w:customStyle="1" w:styleId="ListLabel145">
    <w:name w:val="ListLabel 145"/>
    <w:rPr>
      <w:w w:val="100"/>
      <w:position w:val="-1"/>
      <w:effect w:val="none"/>
      <w:vertAlign w:val="baseline"/>
      <w:cs w:val="0"/>
      <w:em w:val="none"/>
    </w:rPr>
  </w:style>
  <w:style w:type="character" w:customStyle="1" w:styleId="ListLabel146">
    <w:name w:val="ListLabel 146"/>
    <w:rPr>
      <w:w w:val="100"/>
      <w:position w:val="-1"/>
      <w:effect w:val="none"/>
      <w:vertAlign w:val="baseline"/>
      <w:cs w:val="0"/>
      <w:em w:val="none"/>
    </w:rPr>
  </w:style>
  <w:style w:type="character" w:customStyle="1" w:styleId="ListLabel147">
    <w:name w:val="ListLabel 147"/>
    <w:rPr>
      <w:w w:val="100"/>
      <w:position w:val="-1"/>
      <w:effect w:val="none"/>
      <w:vertAlign w:val="baseline"/>
      <w:cs w:val="0"/>
      <w:em w:val="none"/>
    </w:rPr>
  </w:style>
  <w:style w:type="character" w:customStyle="1" w:styleId="ListLabel148">
    <w:name w:val="ListLabel 148"/>
    <w:rPr>
      <w:w w:val="100"/>
      <w:position w:val="-1"/>
      <w:effect w:val="none"/>
      <w:vertAlign w:val="baseline"/>
      <w:cs w:val="0"/>
      <w:em w:val="none"/>
    </w:rPr>
  </w:style>
  <w:style w:type="character" w:customStyle="1" w:styleId="ListLabel149">
    <w:name w:val="ListLabel 149"/>
    <w:rPr>
      <w:w w:val="100"/>
      <w:position w:val="-1"/>
      <w:effect w:val="none"/>
      <w:vertAlign w:val="baseline"/>
      <w:cs w:val="0"/>
      <w:em w:val="none"/>
    </w:rPr>
  </w:style>
  <w:style w:type="character" w:customStyle="1" w:styleId="ListLabel150">
    <w:name w:val="ListLabel 150"/>
    <w:rPr>
      <w:w w:val="100"/>
      <w:position w:val="-1"/>
      <w:effect w:val="none"/>
      <w:vertAlign w:val="baseline"/>
      <w:cs w:val="0"/>
      <w:em w:val="none"/>
    </w:rPr>
  </w:style>
  <w:style w:type="character" w:customStyle="1" w:styleId="ListLabel151">
    <w:name w:val="ListLabel 151"/>
    <w:rPr>
      <w:w w:val="100"/>
      <w:position w:val="-1"/>
      <w:effect w:val="none"/>
      <w:vertAlign w:val="baseline"/>
      <w:cs w:val="0"/>
      <w:em w:val="none"/>
    </w:rPr>
  </w:style>
  <w:style w:type="character" w:customStyle="1" w:styleId="ListLabel152">
    <w:name w:val="ListLabel 152"/>
    <w:rPr>
      <w:w w:val="100"/>
      <w:position w:val="-1"/>
      <w:effect w:val="none"/>
      <w:vertAlign w:val="baseline"/>
      <w:cs w:val="0"/>
      <w:em w:val="none"/>
    </w:rPr>
  </w:style>
  <w:style w:type="character" w:customStyle="1" w:styleId="ListLabel153">
    <w:name w:val="ListLabel 153"/>
    <w:rPr>
      <w:w w:val="100"/>
      <w:position w:val="-1"/>
      <w:effect w:val="none"/>
      <w:vertAlign w:val="baseline"/>
      <w:cs w:val="0"/>
      <w:em w:val="none"/>
    </w:rPr>
  </w:style>
  <w:style w:type="character" w:customStyle="1" w:styleId="ListLabel154">
    <w:name w:val="ListLabel 154"/>
    <w:rPr>
      <w:w w:val="100"/>
      <w:position w:val="-1"/>
      <w:effect w:val="none"/>
      <w:vertAlign w:val="baseline"/>
      <w:cs w:val="0"/>
      <w:em w:val="none"/>
    </w:rPr>
  </w:style>
  <w:style w:type="character" w:customStyle="1" w:styleId="ListLabel155">
    <w:name w:val="ListLabel 155"/>
    <w:rPr>
      <w:w w:val="100"/>
      <w:position w:val="-1"/>
      <w:effect w:val="none"/>
      <w:vertAlign w:val="baseline"/>
      <w:cs w:val="0"/>
      <w:em w:val="none"/>
    </w:rPr>
  </w:style>
  <w:style w:type="character" w:customStyle="1" w:styleId="ListLabel156">
    <w:name w:val="ListLabel 156"/>
    <w:rPr>
      <w:w w:val="100"/>
      <w:position w:val="-1"/>
      <w:effect w:val="none"/>
      <w:vertAlign w:val="baseline"/>
      <w:cs w:val="0"/>
      <w:em w:val="none"/>
    </w:rPr>
  </w:style>
  <w:style w:type="character" w:customStyle="1" w:styleId="ListLabel157">
    <w:name w:val="ListLabel 157"/>
    <w:rPr>
      <w:w w:val="100"/>
      <w:position w:val="-1"/>
      <w:effect w:val="none"/>
      <w:vertAlign w:val="baseline"/>
      <w:cs w:val="0"/>
      <w:em w:val="none"/>
    </w:rPr>
  </w:style>
  <w:style w:type="character" w:customStyle="1" w:styleId="ListLabel158">
    <w:name w:val="ListLabel 158"/>
    <w:rPr>
      <w:w w:val="100"/>
      <w:position w:val="-1"/>
      <w:effect w:val="none"/>
      <w:vertAlign w:val="baseline"/>
      <w:cs w:val="0"/>
      <w:em w:val="none"/>
    </w:rPr>
  </w:style>
  <w:style w:type="character" w:customStyle="1" w:styleId="ListLabel159">
    <w:name w:val="ListLabel 159"/>
    <w:rPr>
      <w:w w:val="100"/>
      <w:position w:val="-1"/>
      <w:effect w:val="none"/>
      <w:vertAlign w:val="baseline"/>
      <w:cs w:val="0"/>
      <w:em w:val="none"/>
    </w:rPr>
  </w:style>
  <w:style w:type="character" w:customStyle="1" w:styleId="ListLabel160">
    <w:name w:val="ListLabel 160"/>
    <w:rPr>
      <w:w w:val="100"/>
      <w:position w:val="-1"/>
      <w:effect w:val="none"/>
      <w:vertAlign w:val="baseline"/>
      <w:cs w:val="0"/>
      <w:em w:val="none"/>
    </w:rPr>
  </w:style>
  <w:style w:type="character" w:customStyle="1" w:styleId="ListLabel161">
    <w:name w:val="ListLabel 161"/>
    <w:rPr>
      <w:w w:val="100"/>
      <w:position w:val="-1"/>
      <w:effect w:val="none"/>
      <w:vertAlign w:val="baseline"/>
      <w:cs w:val="0"/>
      <w:em w:val="none"/>
    </w:rPr>
  </w:style>
  <w:style w:type="character" w:customStyle="1" w:styleId="ListLabel162">
    <w:name w:val="ListLabel 162"/>
    <w:rPr>
      <w:w w:val="100"/>
      <w:position w:val="-1"/>
      <w:effect w:val="none"/>
      <w:vertAlign w:val="baseline"/>
      <w:cs w:val="0"/>
      <w:em w:val="none"/>
    </w:rPr>
  </w:style>
  <w:style w:type="character" w:customStyle="1" w:styleId="ListLabel163">
    <w:name w:val="ListLabel 163"/>
    <w:rPr>
      <w:w w:val="100"/>
      <w:position w:val="-1"/>
      <w:effect w:val="none"/>
      <w:vertAlign w:val="baseline"/>
      <w:cs w:val="0"/>
      <w:em w:val="none"/>
    </w:rPr>
  </w:style>
  <w:style w:type="character" w:customStyle="1" w:styleId="ListLabel164">
    <w:name w:val="ListLabel 164"/>
    <w:rPr>
      <w:w w:val="100"/>
      <w:position w:val="-1"/>
      <w:effect w:val="none"/>
      <w:vertAlign w:val="baseline"/>
      <w:cs w:val="0"/>
      <w:em w:val="none"/>
    </w:rPr>
  </w:style>
  <w:style w:type="character" w:customStyle="1" w:styleId="ListLabel165">
    <w:name w:val="ListLabel 165"/>
    <w:rPr>
      <w:w w:val="100"/>
      <w:position w:val="-1"/>
      <w:effect w:val="none"/>
      <w:vertAlign w:val="baseline"/>
      <w:cs w:val="0"/>
      <w:em w:val="none"/>
    </w:rPr>
  </w:style>
  <w:style w:type="character" w:customStyle="1" w:styleId="ListLabel166">
    <w:name w:val="ListLabel 166"/>
    <w:rPr>
      <w:w w:val="100"/>
      <w:position w:val="-1"/>
      <w:effect w:val="none"/>
      <w:vertAlign w:val="baseline"/>
      <w:cs w:val="0"/>
      <w:em w:val="none"/>
    </w:rPr>
  </w:style>
  <w:style w:type="character" w:customStyle="1" w:styleId="ListLabel167">
    <w:name w:val="ListLabel 167"/>
    <w:rPr>
      <w:w w:val="100"/>
      <w:position w:val="-1"/>
      <w:effect w:val="none"/>
      <w:vertAlign w:val="baseline"/>
      <w:cs w:val="0"/>
      <w:em w:val="none"/>
    </w:rPr>
  </w:style>
  <w:style w:type="character" w:customStyle="1" w:styleId="ListLabel168">
    <w:name w:val="ListLabel 168"/>
    <w:rPr>
      <w:w w:val="100"/>
      <w:position w:val="-1"/>
      <w:effect w:val="none"/>
      <w:vertAlign w:val="baseline"/>
      <w:cs w:val="0"/>
      <w:em w:val="none"/>
    </w:rPr>
  </w:style>
  <w:style w:type="character" w:customStyle="1" w:styleId="ListLabel169">
    <w:name w:val="ListLabel 169"/>
    <w:rPr>
      <w:w w:val="100"/>
      <w:position w:val="-1"/>
      <w:effect w:val="none"/>
      <w:vertAlign w:val="baseline"/>
      <w:cs w:val="0"/>
      <w:em w:val="none"/>
    </w:rPr>
  </w:style>
  <w:style w:type="character" w:customStyle="1" w:styleId="ListLabel170">
    <w:name w:val="ListLabel 170"/>
    <w:rPr>
      <w:w w:val="100"/>
      <w:position w:val="-1"/>
      <w:effect w:val="none"/>
      <w:vertAlign w:val="baseline"/>
      <w:cs w:val="0"/>
      <w:em w:val="none"/>
    </w:rPr>
  </w:style>
  <w:style w:type="character" w:customStyle="1" w:styleId="ListLabel171">
    <w:name w:val="ListLabel 171"/>
    <w:rPr>
      <w:w w:val="100"/>
      <w:position w:val="-1"/>
      <w:effect w:val="none"/>
      <w:vertAlign w:val="baseline"/>
      <w:cs w:val="0"/>
      <w:em w:val="none"/>
    </w:rPr>
  </w:style>
  <w:style w:type="character" w:customStyle="1" w:styleId="ListLabel172">
    <w:name w:val="ListLabel 172"/>
    <w:rPr>
      <w:w w:val="100"/>
      <w:position w:val="-1"/>
      <w:effect w:val="none"/>
      <w:vertAlign w:val="baseline"/>
      <w:cs w:val="0"/>
      <w:em w:val="none"/>
    </w:rPr>
  </w:style>
  <w:style w:type="character" w:customStyle="1" w:styleId="ListLabel173">
    <w:name w:val="ListLabel 173"/>
    <w:rPr>
      <w:w w:val="100"/>
      <w:position w:val="-1"/>
      <w:effect w:val="none"/>
      <w:vertAlign w:val="baseline"/>
      <w:cs w:val="0"/>
      <w:em w:val="none"/>
    </w:rPr>
  </w:style>
  <w:style w:type="character" w:customStyle="1" w:styleId="ListLabel174">
    <w:name w:val="ListLabel 174"/>
    <w:rPr>
      <w:w w:val="100"/>
      <w:position w:val="-1"/>
      <w:effect w:val="none"/>
      <w:vertAlign w:val="baseline"/>
      <w:cs w:val="0"/>
      <w:em w:val="none"/>
    </w:rPr>
  </w:style>
  <w:style w:type="character" w:customStyle="1" w:styleId="ListLabel175">
    <w:name w:val="ListLabel 175"/>
    <w:rPr>
      <w:w w:val="100"/>
      <w:position w:val="-1"/>
      <w:effect w:val="none"/>
      <w:vertAlign w:val="baseline"/>
      <w:cs w:val="0"/>
      <w:em w:val="none"/>
    </w:rPr>
  </w:style>
  <w:style w:type="character" w:customStyle="1" w:styleId="ListLabel176">
    <w:name w:val="ListLabel 176"/>
    <w:rPr>
      <w:w w:val="100"/>
      <w:position w:val="-1"/>
      <w:effect w:val="none"/>
      <w:vertAlign w:val="baseline"/>
      <w:cs w:val="0"/>
      <w:em w:val="none"/>
    </w:rPr>
  </w:style>
  <w:style w:type="character" w:customStyle="1" w:styleId="ListLabel177">
    <w:name w:val="ListLabel 177"/>
    <w:rPr>
      <w:w w:val="100"/>
      <w:position w:val="-1"/>
      <w:effect w:val="none"/>
      <w:vertAlign w:val="baseline"/>
      <w:cs w:val="0"/>
      <w:em w:val="none"/>
    </w:rPr>
  </w:style>
  <w:style w:type="character" w:customStyle="1" w:styleId="ListLabel178">
    <w:name w:val="ListLabel 178"/>
    <w:rPr>
      <w:w w:val="100"/>
      <w:position w:val="-1"/>
      <w:effect w:val="none"/>
      <w:vertAlign w:val="baseline"/>
      <w:cs w:val="0"/>
      <w:em w:val="none"/>
    </w:rPr>
  </w:style>
  <w:style w:type="character" w:customStyle="1" w:styleId="ListLabel179">
    <w:name w:val="ListLabel 179"/>
    <w:rPr>
      <w:w w:val="100"/>
      <w:position w:val="-1"/>
      <w:effect w:val="none"/>
      <w:vertAlign w:val="baseline"/>
      <w:cs w:val="0"/>
      <w:em w:val="none"/>
    </w:rPr>
  </w:style>
  <w:style w:type="character" w:customStyle="1" w:styleId="ListLabel180">
    <w:name w:val="ListLabel 180"/>
    <w:rPr>
      <w:w w:val="100"/>
      <w:position w:val="-1"/>
      <w:effect w:val="none"/>
      <w:vertAlign w:val="baseline"/>
      <w:cs w:val="0"/>
      <w:em w:val="none"/>
    </w:rPr>
  </w:style>
  <w:style w:type="character" w:customStyle="1" w:styleId="ListLabel181">
    <w:name w:val="ListLabel 181"/>
    <w:rPr>
      <w:w w:val="100"/>
      <w:position w:val="-1"/>
      <w:effect w:val="none"/>
      <w:vertAlign w:val="baseline"/>
      <w:cs w:val="0"/>
      <w:em w:val="none"/>
    </w:rPr>
  </w:style>
  <w:style w:type="character" w:customStyle="1" w:styleId="ListLabel182">
    <w:name w:val="ListLabel 182"/>
    <w:rPr>
      <w:w w:val="100"/>
      <w:position w:val="-1"/>
      <w:effect w:val="none"/>
      <w:vertAlign w:val="baseline"/>
      <w:cs w:val="0"/>
      <w:em w:val="none"/>
    </w:rPr>
  </w:style>
  <w:style w:type="character" w:customStyle="1" w:styleId="ListLabel183">
    <w:name w:val="ListLabel 183"/>
    <w:rPr>
      <w:w w:val="100"/>
      <w:position w:val="-1"/>
      <w:effect w:val="none"/>
      <w:vertAlign w:val="baseline"/>
      <w:cs w:val="0"/>
      <w:em w:val="none"/>
    </w:rPr>
  </w:style>
  <w:style w:type="character" w:customStyle="1" w:styleId="ListLabel184">
    <w:name w:val="ListLabel 184"/>
    <w:rPr>
      <w:w w:val="100"/>
      <w:position w:val="-1"/>
      <w:effect w:val="none"/>
      <w:vertAlign w:val="baseline"/>
      <w:cs w:val="0"/>
      <w:em w:val="none"/>
    </w:rPr>
  </w:style>
  <w:style w:type="character" w:customStyle="1" w:styleId="ListLabel185">
    <w:name w:val="ListLabel 185"/>
    <w:rPr>
      <w:w w:val="100"/>
      <w:position w:val="-1"/>
      <w:effect w:val="none"/>
      <w:vertAlign w:val="baseline"/>
      <w:cs w:val="0"/>
      <w:em w:val="none"/>
    </w:rPr>
  </w:style>
  <w:style w:type="character" w:customStyle="1" w:styleId="ListLabel186">
    <w:name w:val="ListLabel 186"/>
    <w:rPr>
      <w:w w:val="100"/>
      <w:position w:val="-1"/>
      <w:effect w:val="none"/>
      <w:vertAlign w:val="baseline"/>
      <w:cs w:val="0"/>
      <w:em w:val="none"/>
    </w:rPr>
  </w:style>
  <w:style w:type="character" w:customStyle="1" w:styleId="ListLabel187">
    <w:name w:val="ListLabel 187"/>
    <w:rPr>
      <w:w w:val="100"/>
      <w:position w:val="-1"/>
      <w:effect w:val="none"/>
      <w:vertAlign w:val="baseline"/>
      <w:cs w:val="0"/>
      <w:em w:val="none"/>
    </w:rPr>
  </w:style>
  <w:style w:type="character" w:customStyle="1" w:styleId="ListLabel188">
    <w:name w:val="ListLabel 188"/>
    <w:rPr>
      <w:w w:val="100"/>
      <w:position w:val="-1"/>
      <w:effect w:val="none"/>
      <w:vertAlign w:val="baseline"/>
      <w:cs w:val="0"/>
      <w:em w:val="none"/>
    </w:rPr>
  </w:style>
  <w:style w:type="character" w:customStyle="1" w:styleId="ListLabel189">
    <w:name w:val="ListLabel 189"/>
    <w:rPr>
      <w:w w:val="100"/>
      <w:position w:val="-1"/>
      <w:effect w:val="none"/>
      <w:vertAlign w:val="baseline"/>
      <w:cs w:val="0"/>
      <w:em w:val="none"/>
    </w:rPr>
  </w:style>
  <w:style w:type="character" w:styleId="LineNumber">
    <w:name w:val="line number"/>
    <w:rPr>
      <w:w w:val="100"/>
      <w:position w:val="-1"/>
      <w:effect w:val="none"/>
      <w:vertAlign w:val="baseline"/>
      <w:cs w:val="0"/>
      <w:em w:val="none"/>
    </w:rPr>
  </w:style>
  <w:style w:type="character" w:customStyle="1" w:styleId="Bullets">
    <w:name w:val="Bullets"/>
    <w:rPr>
      <w:rFonts w:ascii="OpenSymbol" w:eastAsia="OpenSymbol" w:hAnsi="OpenSymbol" w:cs="OpenSymbol"/>
      <w:w w:val="100"/>
      <w:position w:val="-1"/>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paragraph" w:customStyle="1" w:styleId="Heading">
    <w:name w:val="Heading"/>
    <w:basedOn w:val="Normal"/>
    <w:next w:val="BodyText"/>
    <w:pPr>
      <w:keepNext/>
      <w:spacing w:before="240" w:after="120" w:line="1" w:lineRule="atLeast"/>
      <w:ind w:leftChars="-1" w:left="-1" w:hangingChars="1" w:hanging="1"/>
      <w:textDirection w:val="btLr"/>
      <w:textAlignment w:val="top"/>
      <w:outlineLvl w:val="0"/>
    </w:pPr>
    <w:rPr>
      <w:rFonts w:ascii="Liberation Sans" w:eastAsia="Noto Sans CJK SC" w:hAnsi="Liberation Sans" w:cs="Noto Sans Devanagari"/>
      <w:kern w:val="2"/>
      <w:position w:val="-1"/>
      <w:sz w:val="28"/>
      <w:szCs w:val="28"/>
      <w:lang w:val="en-US" w:eastAsia="zh-CN" w:bidi="hi-IN"/>
    </w:rPr>
  </w:style>
  <w:style w:type="paragraph" w:styleId="BodyText">
    <w:name w:val="Body Text"/>
    <w:basedOn w:val="Normal"/>
    <w:pPr>
      <w:spacing w:after="140" w:line="276" w:lineRule="auto"/>
      <w:ind w:leftChars="-1" w:left="-1" w:hangingChars="1" w:hanging="1"/>
      <w:textDirection w:val="btLr"/>
      <w:textAlignment w:val="top"/>
      <w:outlineLvl w:val="0"/>
    </w:pPr>
    <w:rPr>
      <w:rFonts w:eastAsia="Noto Serif CJK SC" w:cs="Noto Sans Devanagari"/>
      <w:kern w:val="2"/>
      <w:position w:val="-1"/>
      <w:lang w:val="en-US" w:eastAsia="zh-CN" w:bidi="hi-IN"/>
    </w:rPr>
  </w:style>
  <w:style w:type="paragraph" w:styleId="List">
    <w:name w:val="List"/>
    <w:basedOn w:val="BodyText"/>
  </w:style>
  <w:style w:type="paragraph" w:styleId="Caption">
    <w:name w:val="caption"/>
    <w:basedOn w:val="Normal"/>
    <w:pPr>
      <w:suppressLineNumbers/>
      <w:spacing w:before="120" w:after="120" w:line="1" w:lineRule="atLeast"/>
      <w:ind w:leftChars="-1" w:left="-1" w:hangingChars="1" w:hanging="1"/>
      <w:textDirection w:val="btLr"/>
      <w:textAlignment w:val="top"/>
      <w:outlineLvl w:val="0"/>
    </w:pPr>
    <w:rPr>
      <w:rFonts w:eastAsia="Noto Serif CJK SC" w:cs="Noto Sans Devanagari"/>
      <w:i/>
      <w:iCs/>
      <w:kern w:val="2"/>
      <w:position w:val="-1"/>
      <w:lang w:val="en-US" w:eastAsia="zh-CN" w:bidi="hi-IN"/>
    </w:rPr>
  </w:style>
  <w:style w:type="paragraph" w:customStyle="1" w:styleId="Index">
    <w:name w:val="Index"/>
    <w:basedOn w:val="Normal"/>
    <w:pPr>
      <w:suppressLineNumbers/>
      <w:spacing w:line="1" w:lineRule="atLeast"/>
      <w:ind w:leftChars="-1" w:left="-1" w:hangingChars="1" w:hanging="1"/>
      <w:textDirection w:val="btLr"/>
      <w:textAlignment w:val="top"/>
      <w:outlineLvl w:val="0"/>
    </w:pPr>
    <w:rPr>
      <w:rFonts w:eastAsia="Noto Serif CJK SC" w:cs="Noto Sans Devanagari"/>
      <w:kern w:val="2"/>
      <w:position w:val="-1"/>
      <w:lang w:val="en-US" w:eastAsia="zh-CN" w:bidi="hi-IN"/>
    </w:rPr>
  </w:style>
  <w:style w:type="paragraph" w:customStyle="1" w:styleId="HeaderandFooter">
    <w:name w:val="Header and Footer"/>
    <w:basedOn w:val="Normal"/>
    <w:pPr>
      <w:suppressLineNumbers/>
      <w:tabs>
        <w:tab w:val="center" w:pos="4819"/>
        <w:tab w:val="right" w:pos="9638"/>
      </w:tabs>
      <w:spacing w:line="1" w:lineRule="atLeast"/>
      <w:ind w:leftChars="-1" w:left="-1" w:hangingChars="1" w:hanging="1"/>
      <w:textDirection w:val="btLr"/>
      <w:textAlignment w:val="top"/>
      <w:outlineLvl w:val="0"/>
    </w:pPr>
    <w:rPr>
      <w:rFonts w:eastAsia="Noto Serif CJK SC" w:cs="Noto Sans Devanagari"/>
      <w:kern w:val="2"/>
      <w:position w:val="-1"/>
      <w:lang w:val="en-US" w:eastAsia="zh-CN" w:bidi="hi-IN"/>
    </w:rPr>
  </w:style>
  <w:style w:type="paragraph" w:styleId="Footer">
    <w:name w:val="footer"/>
    <w:basedOn w:val="Normal"/>
    <w:pPr>
      <w:tabs>
        <w:tab w:val="center" w:pos="4680"/>
        <w:tab w:val="right" w:pos="9360"/>
      </w:tabs>
      <w:spacing w:line="1" w:lineRule="atLeast"/>
      <w:ind w:leftChars="-1" w:left="-1" w:hangingChars="1" w:hanging="1"/>
      <w:textDirection w:val="btLr"/>
      <w:textAlignment w:val="top"/>
      <w:outlineLvl w:val="0"/>
    </w:pPr>
    <w:rPr>
      <w:rFonts w:eastAsia="Noto Serif CJK SC" w:cs="Noto Sans Devanagari"/>
      <w:kern w:val="2"/>
      <w:position w:val="-1"/>
      <w:lang w:val="en-US" w:eastAsia="zh-CN" w:bidi="hi-IN"/>
    </w:rPr>
  </w:style>
  <w:style w:type="paragraph" w:styleId="ListParagraph">
    <w:name w:val="List Paragraph"/>
    <w:basedOn w:val="Normal"/>
    <w:pPr>
      <w:spacing w:line="1" w:lineRule="atLeast"/>
      <w:ind w:leftChars="-1" w:left="-1" w:hangingChars="1" w:hanging="1"/>
      <w:textDirection w:val="btLr"/>
      <w:textAlignment w:val="top"/>
      <w:outlineLvl w:val="0"/>
    </w:pPr>
    <w:rPr>
      <w:rFonts w:eastAsia="Noto Serif CJK SC" w:cs="Noto Sans Devanagari"/>
      <w:kern w:val="2"/>
      <w:position w:val="-1"/>
      <w:lang w:val="en-US" w:eastAsia="zh-CN" w:bidi="hi-IN"/>
    </w:rPr>
  </w:style>
  <w:style w:type="paragraph" w:customStyle="1" w:styleId="FrameContents">
    <w:name w:val="Frame Contents"/>
    <w:basedOn w:val="Normal"/>
    <w:pPr>
      <w:spacing w:line="1" w:lineRule="atLeast"/>
      <w:ind w:leftChars="-1" w:left="-1" w:hangingChars="1" w:hanging="1"/>
      <w:textDirection w:val="btLr"/>
      <w:textAlignment w:val="top"/>
      <w:outlineLvl w:val="0"/>
    </w:pPr>
    <w:rPr>
      <w:rFonts w:eastAsia="Noto Serif CJK SC" w:cs="Noto Sans Devanagari"/>
      <w:kern w:val="2"/>
      <w:position w:val="-1"/>
      <w:lang w:val="en-US" w:eastAsia="zh-CN" w:bidi="hi-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K6/m+xbXy9JYYLXFE91FFM7Bg==">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1319</Words>
  <Characters>7232</Characters>
  <Application>Microsoft Office Word</Application>
  <DocSecurity>0</DocSecurity>
  <Lines>258</Lines>
  <Paragraphs>208</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dc:creator>
  <cp:lastModifiedBy>Peter Worth</cp:lastModifiedBy>
  <cp:revision>4</cp:revision>
  <dcterms:created xsi:type="dcterms:W3CDTF">2025-06-25T13:14:00Z</dcterms:created>
  <dcterms:modified xsi:type="dcterms:W3CDTF">2026-02-08T11:16:00Z</dcterms:modified>
</cp:coreProperties>
</file>